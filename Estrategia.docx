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62132754"/>
        <w:docPartObj>
          <w:docPartGallery w:val="Cover Pages"/>
          <w:docPartUnique/>
        </w:docPartObj>
      </w:sdtPr>
      <w:sdtEndPr>
        <w:rPr>
          <w:rFonts w:ascii="Arial" w:hAnsi="Arial" w:cs="Arial"/>
        </w:rPr>
      </w:sdtEndPr>
      <w:sdtContent>
        <w:p w14:paraId="3588D6C9" w14:textId="77777777" w:rsidR="00D84745" w:rsidRPr="0032278A" w:rsidRDefault="00D84745"/>
        <w:p w14:paraId="5DA4B6DB" w14:textId="77777777" w:rsidR="00D84745" w:rsidRPr="0032278A" w:rsidRDefault="00D84745" w:rsidP="00D84745">
          <w:pPr>
            <w:contextualSpacing/>
            <w:rPr>
              <w:i/>
            </w:rPr>
          </w:pPr>
          <w:r w:rsidRPr="0032278A">
            <w:rPr>
              <w:i/>
              <w:noProof/>
              <w:lang w:eastAsia="es-AR"/>
            </w:rPr>
            <w:drawing>
              <wp:anchor distT="0" distB="0" distL="114300" distR="114300" simplePos="0" relativeHeight="251661312" behindDoc="1" locked="0" layoutInCell="1" allowOverlap="1" wp14:anchorId="536B1614" wp14:editId="4E3AECFC">
                <wp:simplePos x="0" y="0"/>
                <wp:positionH relativeFrom="column">
                  <wp:posOffset>3400425</wp:posOffset>
                </wp:positionH>
                <wp:positionV relativeFrom="paragraph">
                  <wp:posOffset>25136</wp:posOffset>
                </wp:positionV>
                <wp:extent cx="2505075" cy="885825"/>
                <wp:effectExtent l="0" t="0" r="9525" b="9525"/>
                <wp:wrapTight wrapText="bothSides">
                  <wp:wrapPolygon edited="0">
                    <wp:start x="0" y="0"/>
                    <wp:lineTo x="0" y="21368"/>
                    <wp:lineTo x="21518" y="21368"/>
                    <wp:lineTo x="21518" y="0"/>
                    <wp:lineTo x="0" y="0"/>
                  </wp:wrapPolygon>
                </wp:wrapTight>
                <wp:docPr id="3" name="Imagen 3" descr="C:\Users\Marisa\Desktop\tdx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Marisa\Desktop\tdxbanner.jpg"/>
                        <pic:cNvPicPr>
                          <a:picLocks noChangeAspect="1" noChangeArrowheads="1"/>
                        </pic:cNvPicPr>
                      </pic:nvPicPr>
                      <pic:blipFill>
                        <a:blip r:embed="rId8">
                          <a:extLst>
                            <a:ext uri="{28A0092B-C50C-407E-A947-70E740481C1C}">
                              <a14:useLocalDpi xmlns:a14="http://schemas.microsoft.com/office/drawing/2010/main" val="0"/>
                            </a:ext>
                          </a:extLst>
                        </a:blip>
                        <a:srcRect l="4762" r="48854" b="21849"/>
                        <a:stretch>
                          <a:fillRect/>
                        </a:stretch>
                      </pic:blipFill>
                      <pic:spPr bwMode="auto">
                        <a:xfrm>
                          <a:off x="0" y="0"/>
                          <a:ext cx="250507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278A">
            <w:rPr>
              <w:i/>
            </w:rPr>
            <w:t>UTN – Regional Buenos Aires</w:t>
          </w:r>
        </w:p>
        <w:p w14:paraId="1307E799" w14:textId="0033ED83" w:rsidR="00D84745" w:rsidRPr="0032278A" w:rsidRDefault="00D41C13" w:rsidP="00D84745">
          <w:pPr>
            <w:contextualSpacing/>
            <w:rPr>
              <w:i/>
            </w:rPr>
          </w:pPr>
          <w:r>
            <w:rPr>
              <w:i/>
            </w:rPr>
            <w:t>Gestión de Datos</w:t>
          </w:r>
          <w:r w:rsidR="00D84745" w:rsidRPr="0032278A">
            <w:rPr>
              <w:i/>
            </w:rPr>
            <w:t xml:space="preserve"> </w:t>
          </w:r>
          <w:bookmarkStart w:id="1" w:name="_Hlk517737826"/>
          <w:r w:rsidR="00AA49E7" w:rsidRPr="0032278A">
            <w:rPr>
              <w:i/>
            </w:rPr>
            <w:t>(</w:t>
          </w:r>
          <w:r w:rsidRPr="00D41C13">
            <w:rPr>
              <w:i/>
            </w:rPr>
            <w:t>082030</w:t>
          </w:r>
          <w:r w:rsidR="00AA49E7" w:rsidRPr="0032278A">
            <w:rPr>
              <w:i/>
            </w:rPr>
            <w:t>)</w:t>
          </w:r>
        </w:p>
        <w:p w14:paraId="314C8B9C" w14:textId="7403BFF9" w:rsidR="00D84745" w:rsidRPr="0032278A" w:rsidRDefault="00D84745" w:rsidP="00D84745">
          <w:pPr>
            <w:contextualSpacing/>
            <w:rPr>
              <w:i/>
            </w:rPr>
          </w:pPr>
          <w:bookmarkStart w:id="2" w:name="_Hlk37250654"/>
          <w:r w:rsidRPr="0032278A">
            <w:rPr>
              <w:i/>
            </w:rPr>
            <w:t>(</w:t>
          </w:r>
          <w:r w:rsidR="00883929">
            <w:rPr>
              <w:i/>
            </w:rPr>
            <w:t>Ing. en Sistemas de Información</w:t>
          </w:r>
          <w:r w:rsidRPr="0032278A">
            <w:rPr>
              <w:i/>
            </w:rPr>
            <w:t>)</w:t>
          </w:r>
          <w:bookmarkEnd w:id="1"/>
          <w:r w:rsidRPr="0032278A">
            <w:rPr>
              <w:i/>
            </w:rPr>
            <w:t xml:space="preserve"> </w:t>
          </w:r>
          <w:bookmarkEnd w:id="2"/>
          <w:r w:rsidRPr="0032278A">
            <w:rPr>
              <w:i/>
            </w:rPr>
            <w:t>– 20</w:t>
          </w:r>
          <w:r w:rsidR="000D3D07" w:rsidRPr="0032278A">
            <w:rPr>
              <w:i/>
            </w:rPr>
            <w:t>20</w:t>
          </w:r>
        </w:p>
        <w:p w14:paraId="42E01C4F" w14:textId="77777777" w:rsidR="00D84745" w:rsidRPr="0032278A" w:rsidRDefault="00D84745" w:rsidP="00D84745"/>
        <w:p w14:paraId="2AAACEAE" w14:textId="77777777" w:rsidR="00D84745" w:rsidRPr="0032278A" w:rsidRDefault="00D84745" w:rsidP="00D84745"/>
        <w:p w14:paraId="75C7A3BA" w14:textId="77777777" w:rsidR="00D84745" w:rsidRPr="0032278A" w:rsidRDefault="00D84745" w:rsidP="00D84745"/>
        <w:sdt>
          <w:sdtPr>
            <w:rPr>
              <w:rFonts w:eastAsiaTheme="majorEastAsia" w:cs="Times New Roman"/>
              <w:sz w:val="80"/>
              <w:szCs w:val="80"/>
            </w:rPr>
            <w:id w:val="1590890475"/>
            <w:docPartObj>
              <w:docPartGallery w:val="Cover Pages"/>
              <w:docPartUnique/>
            </w:docPartObj>
          </w:sdtPr>
          <w:sdtEndPr>
            <w:rPr>
              <w:rFonts w:eastAsiaTheme="minorEastAsia" w:cstheme="minorBidi"/>
              <w:sz w:val="22"/>
              <w:szCs w:val="22"/>
            </w:rPr>
          </w:sdtEndPr>
          <w:sdtContent>
            <w:tbl>
              <w:tblPr>
                <w:tblW w:w="5051" w:type="pct"/>
                <w:jc w:val="center"/>
                <w:tblLook w:val="04A0" w:firstRow="1" w:lastRow="0" w:firstColumn="1" w:lastColumn="0" w:noHBand="0" w:noVBand="1"/>
              </w:tblPr>
              <w:tblGrid>
                <w:gridCol w:w="8591"/>
              </w:tblGrid>
              <w:tr w:rsidR="00D84745" w:rsidRPr="0032278A" w14:paraId="036764CA" w14:textId="77777777" w:rsidTr="004D17DB">
                <w:trPr>
                  <w:trHeight w:val="1454"/>
                  <w:jc w:val="center"/>
                </w:trPr>
                <w:sdt>
                  <w:sdtPr>
                    <w:rPr>
                      <w:rFonts w:eastAsiaTheme="majorEastAsia" w:cs="Times New Roman"/>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rFonts w:ascii="Sitka Banner" w:hAnsi="Sitka Banner"/>
                      <w:sz w:val="120"/>
                      <w:szCs w:val="120"/>
                    </w:rPr>
                  </w:sdtEndPr>
                  <w:sdtContent>
                    <w:tc>
                      <w:tcPr>
                        <w:tcW w:w="5000" w:type="pct"/>
                        <w:vAlign w:val="center"/>
                      </w:tcPr>
                      <w:p w14:paraId="06E11175" w14:textId="6DE1489B" w:rsidR="00D84745" w:rsidRPr="0032278A" w:rsidRDefault="006D7054" w:rsidP="00427EF1">
                        <w:pPr>
                          <w:pStyle w:val="Sinespaciado"/>
                          <w:jc w:val="center"/>
                          <w:rPr>
                            <w:rFonts w:eastAsiaTheme="majorEastAsia" w:cs="Times New Roman"/>
                            <w:sz w:val="80"/>
                            <w:szCs w:val="80"/>
                          </w:rPr>
                        </w:pPr>
                        <w:r w:rsidRPr="00ED740D">
                          <w:rPr>
                            <w:rFonts w:ascii="Sitka Banner" w:eastAsiaTheme="majorEastAsia" w:hAnsi="Sitka Banner" w:cs="Times New Roman"/>
                            <w:sz w:val="80"/>
                            <w:szCs w:val="80"/>
                          </w:rPr>
                          <w:t xml:space="preserve">Trabajo Práctico de </w:t>
                        </w:r>
                        <w:r w:rsidR="00D41C13">
                          <w:rPr>
                            <w:rFonts w:ascii="Sitka Banner" w:eastAsiaTheme="majorEastAsia" w:hAnsi="Sitka Banner" w:cs="Times New Roman"/>
                            <w:sz w:val="80"/>
                            <w:szCs w:val="80"/>
                          </w:rPr>
                          <w:t>Gestión de Datos</w:t>
                        </w:r>
                      </w:p>
                    </w:tc>
                  </w:sdtContent>
                </w:sdt>
              </w:tr>
              <w:tr w:rsidR="00D84745" w:rsidRPr="0032278A" w14:paraId="75651F11" w14:textId="77777777" w:rsidTr="004D17DB">
                <w:trPr>
                  <w:trHeight w:val="48"/>
                  <w:jc w:val="center"/>
                </w:trPr>
                <w:tc>
                  <w:tcPr>
                    <w:tcW w:w="5000" w:type="pct"/>
                    <w:vAlign w:val="center"/>
                  </w:tcPr>
                  <w:p w14:paraId="30923E19" w14:textId="65F9A3B6" w:rsidR="00D84745" w:rsidRPr="00D41C13" w:rsidRDefault="00D41C13" w:rsidP="00427EF1">
                    <w:pPr>
                      <w:pStyle w:val="Sinespaciado"/>
                      <w:jc w:val="center"/>
                      <w:rPr>
                        <w:rFonts w:ascii="Consolas" w:eastAsiaTheme="majorEastAsia" w:hAnsi="Consolas" w:cstheme="majorBidi"/>
                        <w:i/>
                        <w:iCs/>
                        <w:sz w:val="24"/>
                        <w:szCs w:val="24"/>
                      </w:rPr>
                    </w:pPr>
                    <w:r w:rsidRPr="00D41C13">
                      <w:rPr>
                        <w:rFonts w:ascii="Consolas" w:eastAsiaTheme="majorEastAsia" w:hAnsi="Consolas" w:cstheme="majorBidi"/>
                        <w:i/>
                        <w:iCs/>
                        <w:color w:val="7F7F7F" w:themeColor="text1" w:themeTint="80"/>
                        <w:sz w:val="24"/>
                        <w:szCs w:val="24"/>
                      </w:rPr>
                      <w:t>Estrategia</w:t>
                    </w:r>
                  </w:p>
                </w:tc>
              </w:tr>
              <w:tr w:rsidR="00D84745" w:rsidRPr="0032278A" w14:paraId="34AEE3F4" w14:textId="77777777" w:rsidTr="004D17DB">
                <w:trPr>
                  <w:trHeight w:val="23"/>
                  <w:jc w:val="center"/>
                </w:trPr>
                <w:tc>
                  <w:tcPr>
                    <w:tcW w:w="5000" w:type="pct"/>
                    <w:vAlign w:val="center"/>
                  </w:tcPr>
                  <w:p w14:paraId="4365D526" w14:textId="77777777" w:rsidR="00D84745" w:rsidRPr="0032278A" w:rsidRDefault="00D84745" w:rsidP="00F9713D">
                    <w:pPr>
                      <w:pStyle w:val="Sinespaciado"/>
                    </w:pPr>
                  </w:p>
                </w:tc>
              </w:tr>
            </w:tbl>
            <w:tbl>
              <w:tblPr>
                <w:tblStyle w:val="Tablaconcuadrcula"/>
                <w:tblW w:w="11316" w:type="dxa"/>
                <w:tblInd w:w="-1389" w:type="dxa"/>
                <w:tblLayout w:type="fixed"/>
                <w:tblLook w:val="04A0" w:firstRow="1" w:lastRow="0" w:firstColumn="1" w:lastColumn="0" w:noHBand="0" w:noVBand="1"/>
              </w:tblPr>
              <w:tblGrid>
                <w:gridCol w:w="1319"/>
                <w:gridCol w:w="1297"/>
                <w:gridCol w:w="1745"/>
                <w:gridCol w:w="1366"/>
                <w:gridCol w:w="1186"/>
                <w:gridCol w:w="3260"/>
                <w:gridCol w:w="1134"/>
                <w:gridCol w:w="9"/>
              </w:tblGrid>
              <w:tr w:rsidR="00D84745" w:rsidRPr="0032278A" w14:paraId="07E5E49D" w14:textId="77777777" w:rsidTr="00D41C13">
                <w:trPr>
                  <w:trHeight w:val="506"/>
                </w:trPr>
                <w:tc>
                  <w:tcPr>
                    <w:tcW w:w="11316" w:type="dxa"/>
                    <w:gridSpan w:val="8"/>
                    <w:shd w:val="clear" w:color="auto" w:fill="00B0F0"/>
                    <w:vAlign w:val="center"/>
                  </w:tcPr>
                  <w:p w14:paraId="62984D99" w14:textId="56A78A3C" w:rsidR="00D84745" w:rsidRPr="0032278A" w:rsidRDefault="00580E6B" w:rsidP="00580E6B">
                    <w:pPr>
                      <w:jc w:val="center"/>
                      <w:rPr>
                        <w:b/>
                      </w:rPr>
                    </w:pPr>
                    <w:r w:rsidRPr="0032278A">
                      <w:rPr>
                        <w:b/>
                      </w:rPr>
                      <w:t xml:space="preserve">Grupo </w:t>
                    </w:r>
                    <w:r w:rsidR="00D41C13">
                      <w:rPr>
                        <w:b/>
                      </w:rPr>
                      <w:t>LOS_GEDDES</w:t>
                    </w:r>
                  </w:p>
                </w:tc>
              </w:tr>
              <w:tr w:rsidR="00D41C13" w:rsidRPr="0032278A" w14:paraId="06BD8C21" w14:textId="728EF735" w:rsidTr="00D41C13">
                <w:trPr>
                  <w:gridAfter w:val="1"/>
                  <w:wAfter w:w="9" w:type="dxa"/>
                  <w:trHeight w:val="1013"/>
                </w:trPr>
                <w:tc>
                  <w:tcPr>
                    <w:tcW w:w="1319" w:type="dxa"/>
                    <w:shd w:val="clear" w:color="auto" w:fill="ABDAFC" w:themeFill="background2"/>
                    <w:vAlign w:val="center"/>
                  </w:tcPr>
                  <w:p w14:paraId="5DFDAFA5" w14:textId="7ECD8A9D" w:rsidR="00D41C13" w:rsidRPr="0032278A" w:rsidRDefault="00D41C13" w:rsidP="00D41C13">
                    <w:pPr>
                      <w:jc w:val="center"/>
                      <w:rPr>
                        <w:b/>
                      </w:rPr>
                    </w:pPr>
                    <w:r w:rsidRPr="0032278A">
                      <w:rPr>
                        <w:b/>
                      </w:rPr>
                      <w:t>Cátedra</w:t>
                    </w:r>
                  </w:p>
                </w:tc>
                <w:tc>
                  <w:tcPr>
                    <w:tcW w:w="1297" w:type="dxa"/>
                    <w:vAlign w:val="center"/>
                  </w:tcPr>
                  <w:p w14:paraId="68483218" w14:textId="6DD4981B" w:rsidR="00D41C13" w:rsidRPr="00FE3E32" w:rsidRDefault="00D41C13" w:rsidP="00D41C13">
                    <w:pPr>
                      <w:jc w:val="center"/>
                      <w:rPr>
                        <w:i/>
                        <w:iCs/>
                      </w:rPr>
                    </w:pPr>
                    <w:r>
                      <w:rPr>
                        <w:i/>
                        <w:iCs/>
                      </w:rPr>
                      <w:t>Ing. en Sistemas de Información</w:t>
                    </w:r>
                  </w:p>
                </w:tc>
                <w:tc>
                  <w:tcPr>
                    <w:tcW w:w="1745" w:type="dxa"/>
                    <w:shd w:val="clear" w:color="auto" w:fill="ABDAFC" w:themeFill="background2"/>
                    <w:vAlign w:val="center"/>
                  </w:tcPr>
                  <w:p w14:paraId="3EEC2B89" w14:textId="3D46E9FF" w:rsidR="00D41C13" w:rsidRPr="0032278A" w:rsidRDefault="00D41C13" w:rsidP="00D41C13">
                    <w:pPr>
                      <w:jc w:val="center"/>
                      <w:rPr>
                        <w:b/>
                      </w:rPr>
                    </w:pPr>
                    <w:r w:rsidRPr="0032278A">
                      <w:rPr>
                        <w:b/>
                      </w:rPr>
                      <w:t>Nombre</w:t>
                    </w:r>
                  </w:p>
                </w:tc>
                <w:tc>
                  <w:tcPr>
                    <w:tcW w:w="1366" w:type="dxa"/>
                    <w:shd w:val="clear" w:color="auto" w:fill="ABDAFC" w:themeFill="background2"/>
                    <w:vAlign w:val="center"/>
                  </w:tcPr>
                  <w:p w14:paraId="264226FD" w14:textId="648BBE17" w:rsidR="00D41C13" w:rsidRPr="0032278A" w:rsidRDefault="00D41C13" w:rsidP="00D41C13">
                    <w:pPr>
                      <w:jc w:val="center"/>
                      <w:rPr>
                        <w:b/>
                      </w:rPr>
                    </w:pPr>
                    <w:r w:rsidRPr="0032278A">
                      <w:rPr>
                        <w:b/>
                      </w:rPr>
                      <w:t>Apellido</w:t>
                    </w:r>
                  </w:p>
                </w:tc>
                <w:tc>
                  <w:tcPr>
                    <w:tcW w:w="1186" w:type="dxa"/>
                    <w:shd w:val="clear" w:color="auto" w:fill="ABDAFC" w:themeFill="background2"/>
                    <w:vAlign w:val="center"/>
                  </w:tcPr>
                  <w:p w14:paraId="46B5D5E4" w14:textId="60086C1E" w:rsidR="00D41C13" w:rsidRPr="0032278A" w:rsidRDefault="00D41C13" w:rsidP="00D41C13">
                    <w:pPr>
                      <w:jc w:val="center"/>
                    </w:pPr>
                    <w:r w:rsidRPr="0032278A">
                      <w:rPr>
                        <w:b/>
                        <w:bCs/>
                      </w:rPr>
                      <w:t>Legajo</w:t>
                    </w:r>
                  </w:p>
                </w:tc>
                <w:tc>
                  <w:tcPr>
                    <w:tcW w:w="3260" w:type="dxa"/>
                    <w:shd w:val="clear" w:color="auto" w:fill="ABDAFC" w:themeFill="background2"/>
                    <w:vAlign w:val="center"/>
                  </w:tcPr>
                  <w:p w14:paraId="5DDD1D65" w14:textId="54EF34E6" w:rsidR="00D41C13" w:rsidRPr="0032278A" w:rsidRDefault="00D41C13" w:rsidP="00D41C13">
                    <w:pPr>
                      <w:jc w:val="center"/>
                      <w:rPr>
                        <w:b/>
                      </w:rPr>
                    </w:pPr>
                    <w:r>
                      <w:rPr>
                        <w:b/>
                      </w:rPr>
                      <w:t>Mail</w:t>
                    </w:r>
                  </w:p>
                </w:tc>
                <w:tc>
                  <w:tcPr>
                    <w:tcW w:w="1134" w:type="dxa"/>
                    <w:shd w:val="clear" w:color="auto" w:fill="D9D9D9" w:themeFill="background1" w:themeFillShade="D9"/>
                    <w:vAlign w:val="center"/>
                  </w:tcPr>
                  <w:p w14:paraId="4F448E01" w14:textId="67466FAA" w:rsidR="00D41C13" w:rsidRPr="00D41C13" w:rsidRDefault="00D41C13" w:rsidP="00D41C13">
                    <w:pPr>
                      <w:jc w:val="center"/>
                      <w:rPr>
                        <w:b/>
                        <w:bCs/>
                      </w:rPr>
                    </w:pPr>
                    <w:r w:rsidRPr="00D41C13">
                      <w:rPr>
                        <w:b/>
                        <w:bCs/>
                      </w:rPr>
                      <w:t>Curso</w:t>
                    </w:r>
                  </w:p>
                </w:tc>
              </w:tr>
              <w:tr w:rsidR="00C1652A" w:rsidRPr="0032278A" w14:paraId="5F9DA01E" w14:textId="1C0C2872" w:rsidTr="00D41C13">
                <w:trPr>
                  <w:gridAfter w:val="1"/>
                  <w:wAfter w:w="9" w:type="dxa"/>
                  <w:trHeight w:val="143"/>
                </w:trPr>
                <w:tc>
                  <w:tcPr>
                    <w:tcW w:w="2616" w:type="dxa"/>
                    <w:gridSpan w:val="2"/>
                    <w:vMerge w:val="restart"/>
                    <w:shd w:val="clear" w:color="auto" w:fill="ABDAFC" w:themeFill="background2"/>
                    <w:vAlign w:val="center"/>
                  </w:tcPr>
                  <w:p w14:paraId="1986A91A" w14:textId="49F8690A" w:rsidR="00C1652A" w:rsidRPr="0032278A" w:rsidRDefault="00C1652A" w:rsidP="00C1652A">
                    <w:pPr>
                      <w:jc w:val="center"/>
                      <w:rPr>
                        <w:b/>
                      </w:rPr>
                    </w:pPr>
                    <w:r w:rsidRPr="0032278A">
                      <w:rPr>
                        <w:b/>
                      </w:rPr>
                      <w:t>Integrantes del Grupo:</w:t>
                    </w:r>
                  </w:p>
                </w:tc>
                <w:tc>
                  <w:tcPr>
                    <w:tcW w:w="1745" w:type="dxa"/>
                    <w:shd w:val="clear" w:color="auto" w:fill="FFFFFF" w:themeFill="background1"/>
                    <w:vAlign w:val="center"/>
                  </w:tcPr>
                  <w:p w14:paraId="7E527C43" w14:textId="03362F95" w:rsidR="00C1652A" w:rsidRPr="00C1652A" w:rsidRDefault="00C1652A" w:rsidP="00C1652A">
                    <w:pPr>
                      <w:jc w:val="center"/>
                      <w:rPr>
                        <w:b/>
                        <w:bCs/>
                        <w:i/>
                        <w:iCs/>
                      </w:rPr>
                    </w:pPr>
                    <w:r w:rsidRPr="00C1652A">
                      <w:rPr>
                        <w:b/>
                        <w:bCs/>
                        <w:i/>
                        <w:iCs/>
                      </w:rPr>
                      <w:t>Jean Pierre</w:t>
                    </w:r>
                  </w:p>
                </w:tc>
                <w:tc>
                  <w:tcPr>
                    <w:tcW w:w="1366" w:type="dxa"/>
                    <w:shd w:val="clear" w:color="auto" w:fill="FFFFFF" w:themeFill="background1"/>
                    <w:vAlign w:val="center"/>
                  </w:tcPr>
                  <w:p w14:paraId="3D760DA0" w14:textId="2BB8B335" w:rsidR="00C1652A" w:rsidRPr="00C1652A" w:rsidRDefault="00C1652A" w:rsidP="00C1652A">
                    <w:pPr>
                      <w:jc w:val="center"/>
                      <w:rPr>
                        <w:b/>
                        <w:bCs/>
                        <w:i/>
                        <w:iCs/>
                      </w:rPr>
                    </w:pPr>
                    <w:r w:rsidRPr="00C1652A">
                      <w:rPr>
                        <w:b/>
                        <w:bCs/>
                        <w:i/>
                        <w:iCs/>
                      </w:rPr>
                      <w:t xml:space="preserve">Chero </w:t>
                    </w:r>
                    <w:proofErr w:type="spellStart"/>
                    <w:r w:rsidRPr="00C1652A">
                      <w:rPr>
                        <w:b/>
                        <w:bCs/>
                        <w:i/>
                        <w:iCs/>
                      </w:rPr>
                      <w:t>Pomaleque</w:t>
                    </w:r>
                    <w:proofErr w:type="spellEnd"/>
                  </w:p>
                </w:tc>
                <w:tc>
                  <w:tcPr>
                    <w:tcW w:w="1186" w:type="dxa"/>
                    <w:shd w:val="clear" w:color="auto" w:fill="FFFFFF" w:themeFill="background1"/>
                    <w:vAlign w:val="center"/>
                  </w:tcPr>
                  <w:p w14:paraId="74F5938E" w14:textId="67BFB40B" w:rsidR="00C1652A" w:rsidRPr="00C1652A" w:rsidRDefault="00C1652A" w:rsidP="00C1652A">
                    <w:pPr>
                      <w:jc w:val="center"/>
                      <w:rPr>
                        <w:b/>
                        <w:bCs/>
                        <w:i/>
                        <w:iCs/>
                      </w:rPr>
                    </w:pPr>
                    <w:r w:rsidRPr="00C1652A">
                      <w:rPr>
                        <w:b/>
                        <w:bCs/>
                        <w:i/>
                        <w:iCs/>
                      </w:rPr>
                      <w:t>152.233-4</w:t>
                    </w:r>
                  </w:p>
                </w:tc>
                <w:tc>
                  <w:tcPr>
                    <w:tcW w:w="3260" w:type="dxa"/>
                    <w:shd w:val="clear" w:color="auto" w:fill="FFFFFF" w:themeFill="background1"/>
                    <w:vAlign w:val="center"/>
                  </w:tcPr>
                  <w:p w14:paraId="767773AD" w14:textId="406B0840" w:rsidR="00C1652A" w:rsidRPr="00C1652A" w:rsidRDefault="006E73BF" w:rsidP="00C1652A">
                    <w:pPr>
                      <w:jc w:val="center"/>
                      <w:rPr>
                        <w:b/>
                        <w:bCs/>
                        <w:i/>
                        <w:iCs/>
                      </w:rPr>
                    </w:pPr>
                    <w:hyperlink r:id="rId9" w:history="1">
                      <w:r w:rsidR="00C1652A" w:rsidRPr="00C1652A">
                        <w:rPr>
                          <w:rStyle w:val="Hipervnculo"/>
                          <w:b/>
                          <w:bCs/>
                          <w:i/>
                          <w:iCs/>
                        </w:rPr>
                        <w:t>pierchero@gmail.com</w:t>
                      </w:r>
                    </w:hyperlink>
                  </w:p>
                </w:tc>
                <w:tc>
                  <w:tcPr>
                    <w:tcW w:w="1134" w:type="dxa"/>
                    <w:vAlign w:val="center"/>
                  </w:tcPr>
                  <w:p w14:paraId="19785743" w14:textId="748F0BCB" w:rsidR="00C1652A" w:rsidRPr="00C1652A" w:rsidRDefault="008F570D" w:rsidP="00C1652A">
                    <w:pPr>
                      <w:ind w:left="708" w:hanging="708"/>
                      <w:jc w:val="center"/>
                      <w:rPr>
                        <w:b/>
                        <w:bCs/>
                        <w:i/>
                        <w:iCs/>
                      </w:rPr>
                    </w:pPr>
                    <w:r>
                      <w:rPr>
                        <w:b/>
                        <w:bCs/>
                        <w:i/>
                        <w:iCs/>
                      </w:rPr>
                      <w:t>K3671</w:t>
                    </w:r>
                  </w:p>
                </w:tc>
              </w:tr>
              <w:tr w:rsidR="00C1652A" w:rsidRPr="0032278A" w14:paraId="00DAF016" w14:textId="76019733" w:rsidTr="00D41C13">
                <w:trPr>
                  <w:gridAfter w:val="1"/>
                  <w:wAfter w:w="9" w:type="dxa"/>
                  <w:trHeight w:val="135"/>
                </w:trPr>
                <w:tc>
                  <w:tcPr>
                    <w:tcW w:w="2616" w:type="dxa"/>
                    <w:gridSpan w:val="2"/>
                    <w:vMerge/>
                    <w:shd w:val="clear" w:color="auto" w:fill="ABDAFC" w:themeFill="background2"/>
                    <w:vAlign w:val="center"/>
                  </w:tcPr>
                  <w:p w14:paraId="57F727B3" w14:textId="77777777" w:rsidR="00C1652A" w:rsidRPr="0032278A" w:rsidRDefault="00C1652A" w:rsidP="00C1652A">
                    <w:pPr>
                      <w:jc w:val="center"/>
                      <w:rPr>
                        <w:b/>
                      </w:rPr>
                    </w:pPr>
                  </w:p>
                </w:tc>
                <w:tc>
                  <w:tcPr>
                    <w:tcW w:w="1745" w:type="dxa"/>
                    <w:shd w:val="clear" w:color="auto" w:fill="FFFFFF" w:themeFill="background1"/>
                    <w:vAlign w:val="center"/>
                  </w:tcPr>
                  <w:p w14:paraId="7CE60737" w14:textId="1921E15C" w:rsidR="00C1652A" w:rsidRPr="00FE3E32" w:rsidRDefault="00C1652A" w:rsidP="00C1652A">
                    <w:pPr>
                      <w:jc w:val="center"/>
                      <w:rPr>
                        <w:i/>
                        <w:iCs/>
                      </w:rPr>
                    </w:pPr>
                    <w:r w:rsidRPr="00FE3E32">
                      <w:rPr>
                        <w:i/>
                        <w:iCs/>
                      </w:rPr>
                      <w:t>Matías Leandro</w:t>
                    </w:r>
                  </w:p>
                </w:tc>
                <w:tc>
                  <w:tcPr>
                    <w:tcW w:w="1366" w:type="dxa"/>
                    <w:shd w:val="clear" w:color="auto" w:fill="FFFFFF" w:themeFill="background1"/>
                    <w:vAlign w:val="center"/>
                  </w:tcPr>
                  <w:p w14:paraId="1FAFCD28" w14:textId="43CF3673" w:rsidR="00C1652A" w:rsidRPr="00FE3E32" w:rsidRDefault="00C1652A" w:rsidP="00C1652A">
                    <w:pPr>
                      <w:jc w:val="center"/>
                      <w:rPr>
                        <w:i/>
                        <w:iCs/>
                      </w:rPr>
                    </w:pPr>
                    <w:r w:rsidRPr="00FE3E32">
                      <w:rPr>
                        <w:i/>
                        <w:iCs/>
                      </w:rPr>
                      <w:t>Anzorandía</w:t>
                    </w:r>
                  </w:p>
                </w:tc>
                <w:tc>
                  <w:tcPr>
                    <w:tcW w:w="1186" w:type="dxa"/>
                    <w:shd w:val="clear" w:color="auto" w:fill="FFFFFF" w:themeFill="background1"/>
                    <w:vAlign w:val="center"/>
                  </w:tcPr>
                  <w:p w14:paraId="365E3AE5" w14:textId="7F68C42C" w:rsidR="00C1652A" w:rsidRPr="00FE3E32" w:rsidRDefault="00C1652A" w:rsidP="00C1652A">
                    <w:pPr>
                      <w:jc w:val="center"/>
                      <w:rPr>
                        <w:i/>
                        <w:iCs/>
                      </w:rPr>
                    </w:pPr>
                    <w:r w:rsidRPr="00FE3E32">
                      <w:rPr>
                        <w:i/>
                        <w:iCs/>
                      </w:rPr>
                      <w:t>168.063-8</w:t>
                    </w:r>
                  </w:p>
                </w:tc>
                <w:tc>
                  <w:tcPr>
                    <w:tcW w:w="3260" w:type="dxa"/>
                    <w:shd w:val="clear" w:color="auto" w:fill="FFFFFF" w:themeFill="background1"/>
                    <w:vAlign w:val="center"/>
                  </w:tcPr>
                  <w:p w14:paraId="3FBAEB20" w14:textId="713AC97D" w:rsidR="00C1652A" w:rsidRPr="00FE3E32" w:rsidRDefault="00C1652A" w:rsidP="00C1652A">
                    <w:pPr>
                      <w:jc w:val="center"/>
                      <w:rPr>
                        <w:i/>
                        <w:iCs/>
                      </w:rPr>
                    </w:pPr>
                    <w:ins w:id="3" w:author="Susana Granado Peralta" w:date="2018-05-22T21:19:00Z">
                      <w:r w:rsidRPr="00FE3E32">
                        <w:rPr>
                          <w:i/>
                          <w:iCs/>
                        </w:rPr>
                        <w:fldChar w:fldCharType="begin"/>
                      </w:r>
                      <w:r w:rsidRPr="00FE3E32">
                        <w:rPr>
                          <w:i/>
                          <w:iCs/>
                        </w:rPr>
                        <w:instrText xml:space="preserve"> HYPERLINK "mailto:matias.l.anzorandia@gmail.com" </w:instrText>
                      </w:r>
                      <w:r w:rsidRPr="00FE3E32">
                        <w:rPr>
                          <w:i/>
                          <w:iCs/>
                        </w:rPr>
                        <w:fldChar w:fldCharType="separate"/>
                      </w:r>
                      <w:r w:rsidRPr="00FE3E32">
                        <w:rPr>
                          <w:rStyle w:val="Hipervnculo"/>
                          <w:i/>
                          <w:iCs/>
                        </w:rPr>
                        <w:t>matias.l.anzorandia@gmail.com</w:t>
                      </w:r>
                      <w:r w:rsidRPr="00FE3E32">
                        <w:rPr>
                          <w:i/>
                          <w:iCs/>
                        </w:rPr>
                        <w:fldChar w:fldCharType="end"/>
                      </w:r>
                    </w:ins>
                  </w:p>
                </w:tc>
                <w:tc>
                  <w:tcPr>
                    <w:tcW w:w="1134" w:type="dxa"/>
                    <w:vAlign w:val="center"/>
                  </w:tcPr>
                  <w:p w14:paraId="36127F22" w14:textId="7750A3D6" w:rsidR="00C1652A" w:rsidRPr="0032278A" w:rsidRDefault="00C1652A" w:rsidP="00C1652A">
                    <w:pPr>
                      <w:jc w:val="center"/>
                    </w:pPr>
                    <w:r w:rsidRPr="00551140">
                      <w:rPr>
                        <w:i/>
                        <w:iCs/>
                      </w:rPr>
                      <w:t>K3572</w:t>
                    </w:r>
                  </w:p>
                </w:tc>
              </w:tr>
              <w:tr w:rsidR="00C1652A" w:rsidRPr="0032278A" w14:paraId="3AB6ADE5" w14:textId="73FC7671" w:rsidTr="00D41C13">
                <w:trPr>
                  <w:gridAfter w:val="1"/>
                  <w:wAfter w:w="9" w:type="dxa"/>
                  <w:trHeight w:val="135"/>
                </w:trPr>
                <w:tc>
                  <w:tcPr>
                    <w:tcW w:w="2616" w:type="dxa"/>
                    <w:gridSpan w:val="2"/>
                    <w:vMerge/>
                    <w:shd w:val="clear" w:color="auto" w:fill="ABDAFC" w:themeFill="background2"/>
                    <w:vAlign w:val="center"/>
                  </w:tcPr>
                  <w:p w14:paraId="36F11E3D" w14:textId="77777777" w:rsidR="00C1652A" w:rsidRPr="0032278A" w:rsidRDefault="00C1652A" w:rsidP="00C1652A">
                    <w:pPr>
                      <w:jc w:val="center"/>
                      <w:rPr>
                        <w:b/>
                      </w:rPr>
                    </w:pPr>
                  </w:p>
                </w:tc>
                <w:tc>
                  <w:tcPr>
                    <w:tcW w:w="1745" w:type="dxa"/>
                    <w:shd w:val="clear" w:color="auto" w:fill="FFFFFF" w:themeFill="background1"/>
                    <w:vAlign w:val="center"/>
                  </w:tcPr>
                  <w:p w14:paraId="614DF132" w14:textId="6BAA4A71" w:rsidR="00C1652A" w:rsidRPr="00FE3E32" w:rsidRDefault="00C1652A" w:rsidP="00C1652A">
                    <w:pPr>
                      <w:jc w:val="center"/>
                      <w:rPr>
                        <w:i/>
                        <w:iCs/>
                      </w:rPr>
                    </w:pPr>
                    <w:r>
                      <w:rPr>
                        <w:i/>
                        <w:iCs/>
                      </w:rPr>
                      <w:t>Emiliano</w:t>
                    </w:r>
                  </w:p>
                </w:tc>
                <w:tc>
                  <w:tcPr>
                    <w:tcW w:w="1366" w:type="dxa"/>
                    <w:shd w:val="clear" w:color="auto" w:fill="FFFFFF" w:themeFill="background1"/>
                    <w:vAlign w:val="center"/>
                  </w:tcPr>
                  <w:p w14:paraId="062AFAA9" w14:textId="7EF6BB12" w:rsidR="00C1652A" w:rsidRPr="00FE3E32" w:rsidRDefault="00C1652A" w:rsidP="00C1652A">
                    <w:pPr>
                      <w:jc w:val="center"/>
                      <w:rPr>
                        <w:i/>
                        <w:iCs/>
                      </w:rPr>
                    </w:pPr>
                    <w:r>
                      <w:rPr>
                        <w:i/>
                        <w:iCs/>
                      </w:rPr>
                      <w:t>González</w:t>
                    </w:r>
                  </w:p>
                </w:tc>
                <w:tc>
                  <w:tcPr>
                    <w:tcW w:w="1186" w:type="dxa"/>
                    <w:shd w:val="clear" w:color="auto" w:fill="FFFFFF" w:themeFill="background1"/>
                    <w:vAlign w:val="center"/>
                  </w:tcPr>
                  <w:p w14:paraId="39DEE3A9" w14:textId="5A73A2A4" w:rsidR="00C1652A" w:rsidRPr="00FE3E32" w:rsidRDefault="00C1652A" w:rsidP="00C1652A">
                    <w:pPr>
                      <w:jc w:val="center"/>
                      <w:rPr>
                        <w:i/>
                        <w:iCs/>
                      </w:rPr>
                    </w:pPr>
                    <w:r w:rsidRPr="00DD77BB">
                      <w:rPr>
                        <w:i/>
                        <w:iCs/>
                      </w:rPr>
                      <w:t>135.246-5</w:t>
                    </w:r>
                  </w:p>
                </w:tc>
                <w:tc>
                  <w:tcPr>
                    <w:tcW w:w="3260" w:type="dxa"/>
                    <w:shd w:val="clear" w:color="auto" w:fill="FFFFFF" w:themeFill="background1"/>
                    <w:vAlign w:val="center"/>
                  </w:tcPr>
                  <w:p w14:paraId="5B21CCB2" w14:textId="463FDAD7" w:rsidR="00C1652A" w:rsidRPr="00FE3E32" w:rsidRDefault="006E73BF" w:rsidP="00C1652A">
                    <w:pPr>
                      <w:jc w:val="center"/>
                      <w:rPr>
                        <w:i/>
                        <w:iCs/>
                      </w:rPr>
                    </w:pPr>
                    <w:hyperlink r:id="rId10" w:history="1">
                      <w:r w:rsidR="00214AA9" w:rsidRPr="00265A67">
                        <w:rPr>
                          <w:rStyle w:val="Hipervnculo"/>
                          <w:i/>
                          <w:iCs/>
                        </w:rPr>
                        <w:t>gonzalemi42@gmail.com</w:t>
                      </w:r>
                    </w:hyperlink>
                  </w:p>
                </w:tc>
                <w:tc>
                  <w:tcPr>
                    <w:tcW w:w="1134" w:type="dxa"/>
                    <w:vAlign w:val="center"/>
                  </w:tcPr>
                  <w:p w14:paraId="3758BAAC" w14:textId="21334638" w:rsidR="00C1652A" w:rsidRPr="0032278A" w:rsidRDefault="00C1652A" w:rsidP="00C1652A">
                    <w:pPr>
                      <w:jc w:val="center"/>
                    </w:pPr>
                    <w:r w:rsidRPr="00551140">
                      <w:rPr>
                        <w:i/>
                        <w:iCs/>
                      </w:rPr>
                      <w:t>K3572</w:t>
                    </w:r>
                  </w:p>
                </w:tc>
              </w:tr>
              <w:tr w:rsidR="00C1652A" w:rsidRPr="0032278A" w14:paraId="092CF337" w14:textId="6E61FCE5" w:rsidTr="00D41C13">
                <w:trPr>
                  <w:gridAfter w:val="1"/>
                  <w:wAfter w:w="9" w:type="dxa"/>
                  <w:trHeight w:val="135"/>
                </w:trPr>
                <w:tc>
                  <w:tcPr>
                    <w:tcW w:w="2616" w:type="dxa"/>
                    <w:gridSpan w:val="2"/>
                    <w:vMerge/>
                    <w:shd w:val="clear" w:color="auto" w:fill="ABDAFC" w:themeFill="background2"/>
                    <w:vAlign w:val="center"/>
                  </w:tcPr>
                  <w:p w14:paraId="1C55CEF1" w14:textId="77777777" w:rsidR="00C1652A" w:rsidRPr="0032278A" w:rsidRDefault="00C1652A" w:rsidP="00C1652A">
                    <w:pPr>
                      <w:jc w:val="center"/>
                      <w:rPr>
                        <w:b/>
                      </w:rPr>
                    </w:pPr>
                  </w:p>
                </w:tc>
                <w:tc>
                  <w:tcPr>
                    <w:tcW w:w="1745" w:type="dxa"/>
                    <w:shd w:val="clear" w:color="auto" w:fill="FFFFFF" w:themeFill="background1"/>
                    <w:vAlign w:val="center"/>
                  </w:tcPr>
                  <w:p w14:paraId="389F5B79" w14:textId="3277146E" w:rsidR="00C1652A" w:rsidRPr="00DD77BB" w:rsidRDefault="00C1652A" w:rsidP="004335DD">
                    <w:pPr>
                      <w:rPr>
                        <w:i/>
                        <w:iCs/>
                      </w:rPr>
                    </w:pPr>
                  </w:p>
                </w:tc>
                <w:tc>
                  <w:tcPr>
                    <w:tcW w:w="1366" w:type="dxa"/>
                    <w:shd w:val="clear" w:color="auto" w:fill="FFFFFF" w:themeFill="background1"/>
                    <w:vAlign w:val="center"/>
                  </w:tcPr>
                  <w:p w14:paraId="54851091" w14:textId="2472BB41" w:rsidR="00C1652A" w:rsidRPr="00DD77BB" w:rsidRDefault="00C1652A" w:rsidP="004335DD">
                    <w:pPr>
                      <w:rPr>
                        <w:i/>
                        <w:iCs/>
                      </w:rPr>
                    </w:pPr>
                  </w:p>
                </w:tc>
                <w:tc>
                  <w:tcPr>
                    <w:tcW w:w="1186" w:type="dxa"/>
                    <w:shd w:val="clear" w:color="auto" w:fill="FFFFFF" w:themeFill="background1"/>
                    <w:vAlign w:val="center"/>
                  </w:tcPr>
                  <w:p w14:paraId="0FD95BD4" w14:textId="48516D46" w:rsidR="00C1652A" w:rsidRPr="00DD77BB" w:rsidRDefault="00C1652A" w:rsidP="004335DD">
                    <w:pPr>
                      <w:rPr>
                        <w:i/>
                        <w:iCs/>
                      </w:rPr>
                    </w:pPr>
                  </w:p>
                </w:tc>
                <w:tc>
                  <w:tcPr>
                    <w:tcW w:w="3260" w:type="dxa"/>
                    <w:shd w:val="clear" w:color="auto" w:fill="FFFFFF" w:themeFill="background1"/>
                    <w:vAlign w:val="center"/>
                  </w:tcPr>
                  <w:p w14:paraId="22F0C11B" w14:textId="02A4A8C8" w:rsidR="00C1652A" w:rsidRPr="00FE3E32" w:rsidRDefault="00C1652A" w:rsidP="00C1652A">
                    <w:pPr>
                      <w:jc w:val="center"/>
                      <w:rPr>
                        <w:i/>
                        <w:iCs/>
                      </w:rPr>
                    </w:pPr>
                  </w:p>
                </w:tc>
                <w:tc>
                  <w:tcPr>
                    <w:tcW w:w="1134" w:type="dxa"/>
                    <w:vAlign w:val="center"/>
                  </w:tcPr>
                  <w:p w14:paraId="402FBD79" w14:textId="77777777" w:rsidR="00C1652A" w:rsidRPr="0032278A" w:rsidRDefault="00C1652A" w:rsidP="00C1652A"/>
                </w:tc>
              </w:tr>
              <w:tr w:rsidR="00C1652A" w:rsidRPr="0032278A" w14:paraId="1A837A09" w14:textId="380E9CA0" w:rsidTr="00D41C13">
                <w:trPr>
                  <w:gridAfter w:val="1"/>
                  <w:wAfter w:w="9" w:type="dxa"/>
                  <w:trHeight w:val="135"/>
                </w:trPr>
                <w:tc>
                  <w:tcPr>
                    <w:tcW w:w="2616" w:type="dxa"/>
                    <w:gridSpan w:val="2"/>
                    <w:vMerge/>
                    <w:shd w:val="clear" w:color="auto" w:fill="ABDAFC" w:themeFill="background2"/>
                    <w:vAlign w:val="center"/>
                  </w:tcPr>
                  <w:p w14:paraId="7D896F12" w14:textId="77777777" w:rsidR="00C1652A" w:rsidRPr="0032278A" w:rsidRDefault="00C1652A" w:rsidP="00C1652A">
                    <w:pPr>
                      <w:jc w:val="center"/>
                      <w:rPr>
                        <w:b/>
                      </w:rPr>
                    </w:pPr>
                  </w:p>
                </w:tc>
                <w:tc>
                  <w:tcPr>
                    <w:tcW w:w="1745" w:type="dxa"/>
                    <w:shd w:val="clear" w:color="auto" w:fill="FFFFFF" w:themeFill="background1"/>
                    <w:vAlign w:val="center"/>
                  </w:tcPr>
                  <w:p w14:paraId="5D3ECA71" w14:textId="6D14A832" w:rsidR="00C1652A" w:rsidRPr="00883929" w:rsidRDefault="00C1652A" w:rsidP="00C1652A">
                    <w:pPr>
                      <w:jc w:val="center"/>
                      <w:rPr>
                        <w:i/>
                        <w:iCs/>
                        <w:u w:val="single"/>
                      </w:rPr>
                    </w:pPr>
                  </w:p>
                </w:tc>
                <w:tc>
                  <w:tcPr>
                    <w:tcW w:w="1366" w:type="dxa"/>
                    <w:shd w:val="clear" w:color="auto" w:fill="FFFFFF" w:themeFill="background1"/>
                    <w:vAlign w:val="center"/>
                  </w:tcPr>
                  <w:p w14:paraId="4CE94BEF" w14:textId="026162B7" w:rsidR="00C1652A" w:rsidRPr="00FE3E32" w:rsidRDefault="00C1652A" w:rsidP="00C1652A">
                    <w:pPr>
                      <w:jc w:val="center"/>
                      <w:rPr>
                        <w:i/>
                        <w:iCs/>
                      </w:rPr>
                    </w:pPr>
                  </w:p>
                </w:tc>
                <w:tc>
                  <w:tcPr>
                    <w:tcW w:w="1186" w:type="dxa"/>
                    <w:shd w:val="clear" w:color="auto" w:fill="FFFFFF" w:themeFill="background1"/>
                    <w:vAlign w:val="center"/>
                  </w:tcPr>
                  <w:p w14:paraId="2D12E578" w14:textId="621608ED" w:rsidR="00C1652A" w:rsidRPr="00FE3E32" w:rsidRDefault="00C1652A" w:rsidP="00C1652A">
                    <w:pPr>
                      <w:jc w:val="center"/>
                      <w:rPr>
                        <w:i/>
                        <w:iCs/>
                      </w:rPr>
                    </w:pPr>
                  </w:p>
                </w:tc>
                <w:tc>
                  <w:tcPr>
                    <w:tcW w:w="3260" w:type="dxa"/>
                    <w:shd w:val="clear" w:color="auto" w:fill="FFFFFF" w:themeFill="background1"/>
                    <w:vAlign w:val="center"/>
                  </w:tcPr>
                  <w:p w14:paraId="1C76F436" w14:textId="45EB842C" w:rsidR="00C1652A" w:rsidRPr="00FE3E32" w:rsidRDefault="00C1652A" w:rsidP="00C1652A">
                    <w:pPr>
                      <w:jc w:val="center"/>
                      <w:rPr>
                        <w:i/>
                        <w:iCs/>
                      </w:rPr>
                    </w:pPr>
                  </w:p>
                </w:tc>
                <w:tc>
                  <w:tcPr>
                    <w:tcW w:w="1134" w:type="dxa"/>
                    <w:vAlign w:val="center"/>
                  </w:tcPr>
                  <w:p w14:paraId="239B6A17" w14:textId="77777777" w:rsidR="00C1652A" w:rsidRPr="0032278A" w:rsidRDefault="00C1652A" w:rsidP="00C1652A"/>
                </w:tc>
              </w:tr>
              <w:tr w:rsidR="00C1652A" w:rsidRPr="0032278A" w14:paraId="5347564E" w14:textId="1FD01108" w:rsidTr="00D41C13">
                <w:trPr>
                  <w:gridAfter w:val="1"/>
                  <w:wAfter w:w="9" w:type="dxa"/>
                  <w:trHeight w:val="135"/>
                </w:trPr>
                <w:tc>
                  <w:tcPr>
                    <w:tcW w:w="2616" w:type="dxa"/>
                    <w:gridSpan w:val="2"/>
                    <w:vMerge/>
                    <w:shd w:val="clear" w:color="auto" w:fill="ABDAFC" w:themeFill="background2"/>
                    <w:vAlign w:val="center"/>
                  </w:tcPr>
                  <w:p w14:paraId="1BD6E4AD" w14:textId="77777777" w:rsidR="00C1652A" w:rsidRPr="0032278A" w:rsidRDefault="00C1652A" w:rsidP="00C1652A">
                    <w:pPr>
                      <w:jc w:val="center"/>
                      <w:rPr>
                        <w:b/>
                      </w:rPr>
                    </w:pPr>
                  </w:p>
                </w:tc>
                <w:tc>
                  <w:tcPr>
                    <w:tcW w:w="1745" w:type="dxa"/>
                    <w:shd w:val="clear" w:color="auto" w:fill="FFFFFF" w:themeFill="background1"/>
                    <w:vAlign w:val="center"/>
                  </w:tcPr>
                  <w:p w14:paraId="5D7FDBA2" w14:textId="681FCEB6" w:rsidR="00C1652A" w:rsidRPr="00FE3E32" w:rsidRDefault="00C1652A" w:rsidP="00C1652A">
                    <w:pPr>
                      <w:jc w:val="center"/>
                      <w:rPr>
                        <w:i/>
                        <w:iCs/>
                      </w:rPr>
                    </w:pPr>
                  </w:p>
                </w:tc>
                <w:tc>
                  <w:tcPr>
                    <w:tcW w:w="1366" w:type="dxa"/>
                    <w:shd w:val="clear" w:color="auto" w:fill="FFFFFF" w:themeFill="background1"/>
                    <w:vAlign w:val="center"/>
                  </w:tcPr>
                  <w:p w14:paraId="0D19CA72" w14:textId="23895F75" w:rsidR="00C1652A" w:rsidRPr="00FE3E32" w:rsidRDefault="00C1652A" w:rsidP="00C1652A">
                    <w:pPr>
                      <w:jc w:val="center"/>
                      <w:rPr>
                        <w:i/>
                        <w:iCs/>
                      </w:rPr>
                    </w:pPr>
                  </w:p>
                </w:tc>
                <w:tc>
                  <w:tcPr>
                    <w:tcW w:w="1186" w:type="dxa"/>
                    <w:shd w:val="clear" w:color="auto" w:fill="FFFFFF" w:themeFill="background1"/>
                    <w:vAlign w:val="center"/>
                  </w:tcPr>
                  <w:p w14:paraId="31781CCE" w14:textId="45C4A20B" w:rsidR="00C1652A" w:rsidRPr="00FE3E32" w:rsidRDefault="00C1652A" w:rsidP="00C1652A">
                    <w:pPr>
                      <w:jc w:val="center"/>
                      <w:rPr>
                        <w:i/>
                        <w:iCs/>
                      </w:rPr>
                    </w:pPr>
                  </w:p>
                </w:tc>
                <w:tc>
                  <w:tcPr>
                    <w:tcW w:w="3260" w:type="dxa"/>
                    <w:shd w:val="clear" w:color="auto" w:fill="FFFFFF" w:themeFill="background1"/>
                    <w:vAlign w:val="center"/>
                  </w:tcPr>
                  <w:p w14:paraId="1E0F7D51" w14:textId="2190A989" w:rsidR="00C1652A" w:rsidRPr="00FE3E32" w:rsidRDefault="00C1652A" w:rsidP="00C1652A">
                    <w:pPr>
                      <w:jc w:val="center"/>
                      <w:rPr>
                        <w:i/>
                        <w:iCs/>
                      </w:rPr>
                    </w:pPr>
                  </w:p>
                </w:tc>
                <w:tc>
                  <w:tcPr>
                    <w:tcW w:w="1134" w:type="dxa"/>
                    <w:vAlign w:val="center"/>
                  </w:tcPr>
                  <w:p w14:paraId="0C2A34A7" w14:textId="77777777" w:rsidR="00C1652A" w:rsidRPr="0032278A" w:rsidRDefault="00C1652A" w:rsidP="00C1652A"/>
                </w:tc>
              </w:tr>
              <w:tr w:rsidR="00C1652A" w:rsidRPr="0032278A" w14:paraId="6EB1E709" w14:textId="156AC647" w:rsidTr="00D41C13">
                <w:trPr>
                  <w:gridAfter w:val="1"/>
                  <w:wAfter w:w="9" w:type="dxa"/>
                  <w:trHeight w:val="135"/>
                </w:trPr>
                <w:tc>
                  <w:tcPr>
                    <w:tcW w:w="2616" w:type="dxa"/>
                    <w:gridSpan w:val="2"/>
                    <w:vMerge/>
                    <w:shd w:val="clear" w:color="auto" w:fill="ABDAFC" w:themeFill="background2"/>
                    <w:vAlign w:val="center"/>
                  </w:tcPr>
                  <w:p w14:paraId="7A049FBC" w14:textId="77777777" w:rsidR="00C1652A" w:rsidRPr="0032278A" w:rsidRDefault="00C1652A" w:rsidP="00C1652A">
                    <w:pPr>
                      <w:jc w:val="center"/>
                      <w:rPr>
                        <w:b/>
                      </w:rPr>
                    </w:pPr>
                  </w:p>
                </w:tc>
                <w:tc>
                  <w:tcPr>
                    <w:tcW w:w="1745" w:type="dxa"/>
                    <w:shd w:val="clear" w:color="auto" w:fill="FFFFFF" w:themeFill="background1"/>
                    <w:vAlign w:val="center"/>
                  </w:tcPr>
                  <w:p w14:paraId="4CDEFACF" w14:textId="3CE6E21B" w:rsidR="00C1652A" w:rsidRPr="00FE3E32" w:rsidRDefault="00C1652A" w:rsidP="00C1652A">
                    <w:pPr>
                      <w:jc w:val="center"/>
                      <w:rPr>
                        <w:i/>
                        <w:iCs/>
                      </w:rPr>
                    </w:pPr>
                  </w:p>
                </w:tc>
                <w:tc>
                  <w:tcPr>
                    <w:tcW w:w="1366" w:type="dxa"/>
                    <w:shd w:val="clear" w:color="auto" w:fill="FFFFFF" w:themeFill="background1"/>
                    <w:vAlign w:val="center"/>
                  </w:tcPr>
                  <w:p w14:paraId="2148BAEE" w14:textId="0D7AD916" w:rsidR="00C1652A" w:rsidRPr="00FE3E32" w:rsidRDefault="00C1652A" w:rsidP="00C1652A">
                    <w:pPr>
                      <w:jc w:val="center"/>
                      <w:rPr>
                        <w:i/>
                        <w:iCs/>
                      </w:rPr>
                    </w:pPr>
                  </w:p>
                </w:tc>
                <w:tc>
                  <w:tcPr>
                    <w:tcW w:w="1186" w:type="dxa"/>
                    <w:shd w:val="clear" w:color="auto" w:fill="FFFFFF" w:themeFill="background1"/>
                    <w:vAlign w:val="center"/>
                  </w:tcPr>
                  <w:p w14:paraId="7E380D3B" w14:textId="60C8ABFC" w:rsidR="00C1652A" w:rsidRPr="00FE3E32" w:rsidRDefault="00C1652A" w:rsidP="00C1652A">
                    <w:pPr>
                      <w:jc w:val="center"/>
                      <w:rPr>
                        <w:i/>
                        <w:iCs/>
                      </w:rPr>
                    </w:pPr>
                  </w:p>
                </w:tc>
                <w:tc>
                  <w:tcPr>
                    <w:tcW w:w="3260" w:type="dxa"/>
                    <w:shd w:val="clear" w:color="auto" w:fill="FFFFFF" w:themeFill="background1"/>
                    <w:vAlign w:val="center"/>
                  </w:tcPr>
                  <w:p w14:paraId="1E70F69F" w14:textId="274A19B3" w:rsidR="00C1652A" w:rsidRPr="00FE3E32" w:rsidRDefault="00C1652A" w:rsidP="00C1652A">
                    <w:pPr>
                      <w:jc w:val="center"/>
                      <w:rPr>
                        <w:i/>
                        <w:iCs/>
                      </w:rPr>
                    </w:pPr>
                  </w:p>
                </w:tc>
                <w:tc>
                  <w:tcPr>
                    <w:tcW w:w="1134" w:type="dxa"/>
                    <w:vAlign w:val="center"/>
                  </w:tcPr>
                  <w:p w14:paraId="3C45468B" w14:textId="77777777" w:rsidR="00C1652A" w:rsidRPr="0032278A" w:rsidRDefault="00C1652A" w:rsidP="00C1652A"/>
                </w:tc>
              </w:tr>
              <w:tr w:rsidR="00C1652A" w:rsidRPr="0032278A" w14:paraId="190AE0A4" w14:textId="2683E931" w:rsidTr="00D41C13">
                <w:trPr>
                  <w:gridAfter w:val="1"/>
                  <w:wAfter w:w="9" w:type="dxa"/>
                  <w:trHeight w:val="135"/>
                </w:trPr>
                <w:tc>
                  <w:tcPr>
                    <w:tcW w:w="2616" w:type="dxa"/>
                    <w:gridSpan w:val="2"/>
                    <w:vMerge/>
                    <w:shd w:val="clear" w:color="auto" w:fill="ABDAFC" w:themeFill="background2"/>
                    <w:vAlign w:val="center"/>
                  </w:tcPr>
                  <w:p w14:paraId="1732A267" w14:textId="77777777" w:rsidR="00C1652A" w:rsidRPr="0032278A" w:rsidRDefault="00C1652A" w:rsidP="00C1652A">
                    <w:pPr>
                      <w:jc w:val="center"/>
                      <w:rPr>
                        <w:b/>
                      </w:rPr>
                    </w:pPr>
                  </w:p>
                </w:tc>
                <w:tc>
                  <w:tcPr>
                    <w:tcW w:w="1745" w:type="dxa"/>
                    <w:shd w:val="clear" w:color="auto" w:fill="FFFFFF" w:themeFill="background1"/>
                    <w:vAlign w:val="center"/>
                  </w:tcPr>
                  <w:p w14:paraId="5FA22B1F" w14:textId="799D3549" w:rsidR="00C1652A" w:rsidRPr="00FE3E32" w:rsidRDefault="00C1652A" w:rsidP="00C1652A">
                    <w:pPr>
                      <w:jc w:val="center"/>
                      <w:rPr>
                        <w:i/>
                        <w:iCs/>
                      </w:rPr>
                    </w:pPr>
                  </w:p>
                </w:tc>
                <w:tc>
                  <w:tcPr>
                    <w:tcW w:w="1366" w:type="dxa"/>
                    <w:shd w:val="clear" w:color="auto" w:fill="FFFFFF" w:themeFill="background1"/>
                    <w:vAlign w:val="center"/>
                  </w:tcPr>
                  <w:p w14:paraId="6B5D2D29" w14:textId="73D626D9" w:rsidR="00C1652A" w:rsidRPr="00FE3E32" w:rsidRDefault="00C1652A" w:rsidP="00C1652A">
                    <w:pPr>
                      <w:jc w:val="center"/>
                      <w:rPr>
                        <w:i/>
                        <w:iCs/>
                      </w:rPr>
                    </w:pPr>
                  </w:p>
                </w:tc>
                <w:tc>
                  <w:tcPr>
                    <w:tcW w:w="1186" w:type="dxa"/>
                    <w:shd w:val="clear" w:color="auto" w:fill="FFFFFF" w:themeFill="background1"/>
                    <w:vAlign w:val="center"/>
                  </w:tcPr>
                  <w:p w14:paraId="709A631F" w14:textId="55853F31" w:rsidR="00C1652A" w:rsidRPr="00FE3E32" w:rsidRDefault="00C1652A" w:rsidP="00C1652A">
                    <w:pPr>
                      <w:jc w:val="center"/>
                      <w:rPr>
                        <w:i/>
                        <w:iCs/>
                      </w:rPr>
                    </w:pPr>
                  </w:p>
                </w:tc>
                <w:tc>
                  <w:tcPr>
                    <w:tcW w:w="3260" w:type="dxa"/>
                    <w:shd w:val="clear" w:color="auto" w:fill="FFFFFF" w:themeFill="background1"/>
                    <w:vAlign w:val="center"/>
                  </w:tcPr>
                  <w:p w14:paraId="0C8D0524" w14:textId="007CF9BC" w:rsidR="00C1652A" w:rsidRPr="00FE3E32" w:rsidRDefault="00C1652A" w:rsidP="00C1652A">
                    <w:pPr>
                      <w:jc w:val="center"/>
                      <w:rPr>
                        <w:i/>
                        <w:iCs/>
                      </w:rPr>
                    </w:pPr>
                  </w:p>
                </w:tc>
                <w:tc>
                  <w:tcPr>
                    <w:tcW w:w="1134" w:type="dxa"/>
                    <w:vAlign w:val="center"/>
                  </w:tcPr>
                  <w:p w14:paraId="2D95D165" w14:textId="77777777" w:rsidR="00C1652A" w:rsidRPr="0032278A" w:rsidRDefault="00C1652A" w:rsidP="00C1652A"/>
                </w:tc>
              </w:tr>
            </w:tbl>
            <w:p w14:paraId="03D2105D" w14:textId="3AC135EE" w:rsidR="00D84745" w:rsidRDefault="00D84745" w:rsidP="00D84745"/>
            <w:p w14:paraId="213EC4DA" w14:textId="0012AD6D" w:rsidR="00883929" w:rsidRDefault="00883929" w:rsidP="00D84745"/>
            <w:p w14:paraId="6793D3FC" w14:textId="77777777" w:rsidR="00883929" w:rsidRPr="0032278A" w:rsidRDefault="00883929" w:rsidP="00D84745"/>
            <w:p w14:paraId="2CCA8372" w14:textId="77777777" w:rsidR="00D84745" w:rsidRPr="0032278A" w:rsidRDefault="00D84745" w:rsidP="00D84745">
              <w:r w:rsidRPr="0032278A">
                <w:rPr>
                  <w:noProof/>
                  <w:lang w:eastAsia="es-AR"/>
                </w:rPr>
                <mc:AlternateContent>
                  <mc:Choice Requires="wps">
                    <w:drawing>
                      <wp:anchor distT="0" distB="0" distL="114300" distR="114300" simplePos="0" relativeHeight="251660288" behindDoc="0" locked="0" layoutInCell="1" allowOverlap="1" wp14:anchorId="45A252B8" wp14:editId="7F4C2825">
                        <wp:simplePos x="0" y="0"/>
                        <wp:positionH relativeFrom="column">
                          <wp:posOffset>2740660</wp:posOffset>
                        </wp:positionH>
                        <wp:positionV relativeFrom="paragraph">
                          <wp:posOffset>77660</wp:posOffset>
                        </wp:positionV>
                        <wp:extent cx="2743200" cy="1403985"/>
                        <wp:effectExtent l="0" t="0" r="19050" b="1905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3985"/>
                                </a:xfrm>
                                <a:prstGeom prst="rect">
                                  <a:avLst/>
                                </a:prstGeom>
                                <a:solidFill>
                                  <a:schemeClr val="bg1"/>
                                </a:solidFill>
                                <a:ln w="9525">
                                  <a:solidFill>
                                    <a:schemeClr val="bg1"/>
                                  </a:solidFill>
                                  <a:miter lim="800000"/>
                                  <a:headEnd/>
                                  <a:tailEnd/>
                                </a:ln>
                              </wps:spPr>
                              <wps:txbx>
                                <w:txbxContent>
                                  <w:p w14:paraId="30897F77" w14:textId="77777777" w:rsidR="002F14E4" w:rsidRPr="001D5DE9" w:rsidRDefault="002F14E4" w:rsidP="00D84745">
                                    <w:pPr>
                                      <w:jc w:val="both"/>
                                      <w:rPr>
                                        <w:rFonts w:ascii="Arial" w:hAnsi="Arial" w:cs="Arial"/>
                                        <w:b/>
                                        <w:u w:val="single"/>
                                      </w:rPr>
                                    </w:pPr>
                                    <w:r w:rsidRPr="001D5DE9">
                                      <w:rPr>
                                        <w:rFonts w:ascii="Arial" w:hAnsi="Arial" w:cs="Arial"/>
                                        <w:b/>
                                        <w:i/>
                                      </w:rPr>
                                      <w:t>Calificación:</w:t>
                                    </w:r>
                                    <w:r w:rsidRPr="004164E4">
                                      <w:rPr>
                                        <w:rFonts w:ascii="Arial" w:hAnsi="Arial" w:cs="Arial"/>
                                        <w:b/>
                                      </w:rPr>
                                      <w:t xml:space="preserve"> __________________</w:t>
                                    </w:r>
                                  </w:p>
                                  <w:p w14:paraId="25EBBBD1" w14:textId="77777777" w:rsidR="002F14E4" w:rsidRPr="001D5DE9" w:rsidRDefault="002F14E4" w:rsidP="00D84745">
                                    <w:pPr>
                                      <w:jc w:val="both"/>
                                      <w:rPr>
                                        <w:rFonts w:ascii="Arial" w:hAnsi="Arial" w:cs="Arial"/>
                                        <w:b/>
                                        <w:color w:val="FFFFFF" w:themeColor="background1"/>
                                      </w:rPr>
                                    </w:pPr>
                                    <w:r w:rsidRPr="001D5DE9">
                                      <w:rPr>
                                        <w:rFonts w:ascii="Arial" w:hAnsi="Arial" w:cs="Arial"/>
                                        <w:b/>
                                        <w:i/>
                                      </w:rPr>
                                      <w:t>F</w:t>
                                    </w:r>
                                    <w:r>
                                      <w:rPr>
                                        <w:rFonts w:ascii="Arial" w:hAnsi="Arial" w:cs="Arial"/>
                                        <w:b/>
                                        <w:i/>
                                      </w:rPr>
                                      <w:t>irma Docente</w:t>
                                    </w:r>
                                    <w:r w:rsidRPr="001D5DE9">
                                      <w:rPr>
                                        <w:rFonts w:ascii="Arial" w:hAnsi="Arial" w:cs="Arial"/>
                                        <w:b/>
                                        <w:i/>
                                      </w:rPr>
                                      <w:t>:</w:t>
                                    </w:r>
                                    <w:r>
                                      <w:rPr>
                                        <w:rFonts w:ascii="Arial" w:hAnsi="Arial" w:cs="Arial"/>
                                        <w:b/>
                                        <w:i/>
                                      </w:rPr>
                                      <w:t xml:space="preserve"> </w:t>
                                    </w:r>
                                    <w:r w:rsidRPr="001D5DE9">
                                      <w:rPr>
                                        <w:rFonts w:ascii="Arial" w:hAnsi="Arial" w:cs="Arial"/>
                                        <w:b/>
                                      </w:rPr>
                                      <w:t xml:space="preserve"> </w:t>
                                    </w:r>
                                    <w:r>
                                      <w:rPr>
                                        <w:rFonts w:ascii="Arial" w:hAnsi="Arial" w:cs="Arial"/>
                                        <w:b/>
                                      </w:rPr>
                                      <w:t>_</w:t>
                                    </w:r>
                                    <w:r w:rsidRPr="001D5DE9">
                                      <w:rPr>
                                        <w:rFonts w:ascii="Arial" w:hAnsi="Arial" w:cs="Arial"/>
                                        <w:b/>
                                      </w:rPr>
                                      <w:t>__________</w:t>
                                    </w:r>
                                    <w:r>
                                      <w:rPr>
                                        <w:rFonts w:ascii="Arial" w:hAnsi="Arial" w:cs="Arial"/>
                                        <w:b/>
                                      </w:rPr>
                                      <w:t>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A252B8" id="_x0000_t202" coordsize="21600,21600" o:spt="202" path="m,l,21600r21600,l21600,xe">
                        <v:stroke joinstyle="miter"/>
                        <v:path gradientshapeok="t" o:connecttype="rect"/>
                      </v:shapetype>
                      <v:shape id="Cuadro de texto 1" o:spid="_x0000_s1026" type="#_x0000_t202" style="position:absolute;margin-left:215.8pt;margin-top:6.1pt;width:3in;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" fillcolor="white [3212]" strokecolor="white [3212]">
                        <v:textbox style="mso-fit-shape-to-text:t">
                          <w:txbxContent>
                            <w:p w14:paraId="30897F77" w14:textId="77777777" w:rsidR="002F14E4" w:rsidRPr="001D5DE9" w:rsidRDefault="002F14E4" w:rsidP="00D84745">
                              <w:pPr>
                                <w:jc w:val="both"/>
                                <w:rPr>
                                  <w:rFonts w:ascii="Arial" w:hAnsi="Arial" w:cs="Arial"/>
                                  <w:b/>
                                  <w:u w:val="single"/>
                                </w:rPr>
                              </w:pPr>
                              <w:r w:rsidRPr="001D5DE9">
                                <w:rPr>
                                  <w:rFonts w:ascii="Arial" w:hAnsi="Arial" w:cs="Arial"/>
                                  <w:b/>
                                  <w:i/>
                                </w:rPr>
                                <w:t>Calificación:</w:t>
                              </w:r>
                              <w:r w:rsidRPr="004164E4">
                                <w:rPr>
                                  <w:rFonts w:ascii="Arial" w:hAnsi="Arial" w:cs="Arial"/>
                                  <w:b/>
                                </w:rPr>
                                <w:t xml:space="preserve"> __________________</w:t>
                              </w:r>
                            </w:p>
                            <w:p w14:paraId="25EBBBD1" w14:textId="77777777" w:rsidR="002F14E4" w:rsidRPr="001D5DE9" w:rsidRDefault="002F14E4" w:rsidP="00D84745">
                              <w:pPr>
                                <w:jc w:val="both"/>
                                <w:rPr>
                                  <w:rFonts w:ascii="Arial" w:hAnsi="Arial" w:cs="Arial"/>
                                  <w:b/>
                                  <w:color w:val="FFFFFF" w:themeColor="background1"/>
                                </w:rPr>
                              </w:pPr>
                              <w:r w:rsidRPr="001D5DE9">
                                <w:rPr>
                                  <w:rFonts w:ascii="Arial" w:hAnsi="Arial" w:cs="Arial"/>
                                  <w:b/>
                                  <w:i/>
                                </w:rPr>
                                <w:t>F</w:t>
                              </w:r>
                              <w:r>
                                <w:rPr>
                                  <w:rFonts w:ascii="Arial" w:hAnsi="Arial" w:cs="Arial"/>
                                  <w:b/>
                                  <w:i/>
                                </w:rPr>
                                <w:t>irma Docente</w:t>
                              </w:r>
                              <w:r w:rsidRPr="001D5DE9">
                                <w:rPr>
                                  <w:rFonts w:ascii="Arial" w:hAnsi="Arial" w:cs="Arial"/>
                                  <w:b/>
                                  <w:i/>
                                </w:rPr>
                                <w:t>:</w:t>
                              </w:r>
                              <w:r>
                                <w:rPr>
                                  <w:rFonts w:ascii="Arial" w:hAnsi="Arial" w:cs="Arial"/>
                                  <w:b/>
                                  <w:i/>
                                </w:rPr>
                                <w:t xml:space="preserve"> </w:t>
                              </w:r>
                              <w:r w:rsidRPr="001D5DE9">
                                <w:rPr>
                                  <w:rFonts w:ascii="Arial" w:hAnsi="Arial" w:cs="Arial"/>
                                  <w:b/>
                                </w:rPr>
                                <w:t xml:space="preserve"> </w:t>
                              </w:r>
                              <w:r>
                                <w:rPr>
                                  <w:rFonts w:ascii="Arial" w:hAnsi="Arial" w:cs="Arial"/>
                                  <w:b/>
                                </w:rPr>
                                <w:t>_</w:t>
                              </w:r>
                              <w:r w:rsidRPr="001D5DE9">
                                <w:rPr>
                                  <w:rFonts w:ascii="Arial" w:hAnsi="Arial" w:cs="Arial"/>
                                  <w:b/>
                                </w:rPr>
                                <w:t>__________</w:t>
                              </w:r>
                              <w:r>
                                <w:rPr>
                                  <w:rFonts w:ascii="Arial" w:hAnsi="Arial" w:cs="Arial"/>
                                  <w:b/>
                                </w:rPr>
                                <w:t>____</w:t>
                              </w:r>
                            </w:p>
                          </w:txbxContent>
                        </v:textbox>
                      </v:shape>
                    </w:pict>
                  </mc:Fallback>
                </mc:AlternateContent>
              </w:r>
              <w:r w:rsidRPr="0032278A">
                <w:rPr>
                  <w:noProof/>
                  <w:lang w:eastAsia="es-AR"/>
                </w:rPr>
                <mc:AlternateContent>
                  <mc:Choice Requires="wps">
                    <w:drawing>
                      <wp:anchor distT="0" distB="0" distL="114300" distR="114300" simplePos="0" relativeHeight="251659264" behindDoc="0" locked="0" layoutInCell="1" allowOverlap="1" wp14:anchorId="27AD0256" wp14:editId="333F707D">
                        <wp:simplePos x="0" y="0"/>
                        <wp:positionH relativeFrom="column">
                          <wp:posOffset>-296545</wp:posOffset>
                        </wp:positionH>
                        <wp:positionV relativeFrom="paragraph">
                          <wp:posOffset>105220</wp:posOffset>
                        </wp:positionV>
                        <wp:extent cx="2743200" cy="1403985"/>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3985"/>
                                </a:xfrm>
                                <a:prstGeom prst="rect">
                                  <a:avLst/>
                                </a:prstGeom>
                                <a:solidFill>
                                  <a:schemeClr val="bg1"/>
                                </a:solidFill>
                                <a:ln w="9525">
                                  <a:solidFill>
                                    <a:schemeClr val="bg1"/>
                                  </a:solidFill>
                                  <a:miter lim="800000"/>
                                  <a:headEnd/>
                                  <a:tailEnd/>
                                </a:ln>
                              </wps:spPr>
                              <wps:txbx>
                                <w:txbxContent>
                                  <w:p w14:paraId="5BD0ED7A" w14:textId="71E0FCD2" w:rsidR="002F14E4" w:rsidRPr="001D5DE9" w:rsidRDefault="002F14E4" w:rsidP="00D84745">
                                    <w:pPr>
                                      <w:rPr>
                                        <w:rFonts w:ascii="Arial" w:hAnsi="Arial" w:cs="Arial"/>
                                        <w:b/>
                                        <w:u w:val="single"/>
                                      </w:rPr>
                                    </w:pPr>
                                    <w:r w:rsidRPr="001D5DE9">
                                      <w:rPr>
                                        <w:rFonts w:ascii="Arial" w:hAnsi="Arial" w:cs="Arial"/>
                                        <w:b/>
                                        <w:i/>
                                      </w:rPr>
                                      <w:t>Fecha de Presentación:</w:t>
                                    </w:r>
                                    <w:r w:rsidRPr="001D5DE9">
                                      <w:rPr>
                                        <w:rFonts w:ascii="Arial" w:hAnsi="Arial" w:cs="Arial"/>
                                      </w:rPr>
                                      <w:t xml:space="preserve"> </w:t>
                                    </w:r>
                                    <w:r>
                                      <w:rPr>
                                        <w:rFonts w:ascii="Arial" w:hAnsi="Arial" w:cs="Arial"/>
                                        <w:b/>
                                        <w:u w:val="single"/>
                                      </w:rPr>
                                      <w:t>2</w:t>
                                    </w:r>
                                    <w:r w:rsidR="004501B2">
                                      <w:rPr>
                                        <w:rFonts w:ascii="Arial" w:hAnsi="Arial" w:cs="Arial"/>
                                        <w:b/>
                                        <w:u w:val="single"/>
                                      </w:rPr>
                                      <w:t>5</w:t>
                                    </w:r>
                                    <w:r w:rsidRPr="001D5DE9">
                                      <w:rPr>
                                        <w:rFonts w:ascii="Arial" w:hAnsi="Arial" w:cs="Arial"/>
                                        <w:b/>
                                        <w:u w:val="single"/>
                                      </w:rPr>
                                      <w:t>/</w:t>
                                    </w:r>
                                    <w:r w:rsidR="004501B2">
                                      <w:rPr>
                                        <w:rFonts w:ascii="Arial" w:hAnsi="Arial" w:cs="Arial"/>
                                        <w:b/>
                                        <w:u w:val="single"/>
                                      </w:rPr>
                                      <w:t>10</w:t>
                                    </w:r>
                                    <w:r w:rsidRPr="001D5DE9">
                                      <w:rPr>
                                        <w:rFonts w:ascii="Arial" w:hAnsi="Arial" w:cs="Arial"/>
                                        <w:b/>
                                        <w:u w:val="single"/>
                                      </w:rPr>
                                      <w:t>/20</w:t>
                                    </w:r>
                                    <w:r>
                                      <w:rPr>
                                        <w:rFonts w:ascii="Arial" w:hAnsi="Arial" w:cs="Arial"/>
                                        <w:b/>
                                        <w:u w:val="single"/>
                                      </w:rPr>
                                      <w:t>20</w:t>
                                    </w:r>
                                  </w:p>
                                  <w:p w14:paraId="793359BA" w14:textId="77777777" w:rsidR="002F14E4" w:rsidRPr="001D5DE9" w:rsidRDefault="002F14E4" w:rsidP="00D84745">
                                    <w:pPr>
                                      <w:rPr>
                                        <w:rFonts w:ascii="Arial" w:hAnsi="Arial" w:cs="Arial"/>
                                        <w:b/>
                                        <w:color w:val="FFFFFF" w:themeColor="background1"/>
                                      </w:rPr>
                                    </w:pPr>
                                    <w:r w:rsidRPr="001D5DE9">
                                      <w:rPr>
                                        <w:rFonts w:ascii="Arial" w:hAnsi="Arial" w:cs="Arial"/>
                                        <w:b/>
                                        <w:i/>
                                      </w:rPr>
                                      <w:t>Fecha Devolución:</w:t>
                                    </w:r>
                                    <w:r w:rsidRPr="001D5DE9">
                                      <w:rPr>
                                        <w:rFonts w:ascii="Arial" w:hAnsi="Arial" w:cs="Arial"/>
                                        <w:b/>
                                      </w:rPr>
                                      <w:t xml:space="preserve">   _____________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AD0256" id="Cuadro de texto 2" o:spid="_x0000_s1027" type="#_x0000_t202" style="position:absolute;margin-left:-23.35pt;margin-top:8.3pt;width:3in;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" fillcolor="white [3212]" strokecolor="white [3212]">
                        <v:textbox style="mso-fit-shape-to-text:t">
                          <w:txbxContent>
                            <w:p w14:paraId="5BD0ED7A" w14:textId="71E0FCD2" w:rsidR="002F14E4" w:rsidRPr="001D5DE9" w:rsidRDefault="002F14E4" w:rsidP="00D84745">
                              <w:pPr>
                                <w:rPr>
                                  <w:rFonts w:ascii="Arial" w:hAnsi="Arial" w:cs="Arial"/>
                                  <w:b/>
                                  <w:u w:val="single"/>
                                </w:rPr>
                              </w:pPr>
                              <w:r w:rsidRPr="001D5DE9">
                                <w:rPr>
                                  <w:rFonts w:ascii="Arial" w:hAnsi="Arial" w:cs="Arial"/>
                                  <w:b/>
                                  <w:i/>
                                </w:rPr>
                                <w:t>Fecha de Presentación:</w:t>
                              </w:r>
                              <w:r w:rsidRPr="001D5DE9">
                                <w:rPr>
                                  <w:rFonts w:ascii="Arial" w:hAnsi="Arial" w:cs="Arial"/>
                                </w:rPr>
                                <w:t xml:space="preserve"> </w:t>
                              </w:r>
                              <w:r>
                                <w:rPr>
                                  <w:rFonts w:ascii="Arial" w:hAnsi="Arial" w:cs="Arial"/>
                                  <w:b/>
                                  <w:u w:val="single"/>
                                </w:rPr>
                                <w:t>2</w:t>
                              </w:r>
                              <w:r w:rsidR="004501B2">
                                <w:rPr>
                                  <w:rFonts w:ascii="Arial" w:hAnsi="Arial" w:cs="Arial"/>
                                  <w:b/>
                                  <w:u w:val="single"/>
                                </w:rPr>
                                <w:t>5</w:t>
                              </w:r>
                              <w:r w:rsidRPr="001D5DE9">
                                <w:rPr>
                                  <w:rFonts w:ascii="Arial" w:hAnsi="Arial" w:cs="Arial"/>
                                  <w:b/>
                                  <w:u w:val="single"/>
                                </w:rPr>
                                <w:t>/</w:t>
                              </w:r>
                              <w:r w:rsidR="004501B2">
                                <w:rPr>
                                  <w:rFonts w:ascii="Arial" w:hAnsi="Arial" w:cs="Arial"/>
                                  <w:b/>
                                  <w:u w:val="single"/>
                                </w:rPr>
                                <w:t>10</w:t>
                              </w:r>
                              <w:r w:rsidRPr="001D5DE9">
                                <w:rPr>
                                  <w:rFonts w:ascii="Arial" w:hAnsi="Arial" w:cs="Arial"/>
                                  <w:b/>
                                  <w:u w:val="single"/>
                                </w:rPr>
                                <w:t>/20</w:t>
                              </w:r>
                              <w:r>
                                <w:rPr>
                                  <w:rFonts w:ascii="Arial" w:hAnsi="Arial" w:cs="Arial"/>
                                  <w:b/>
                                  <w:u w:val="single"/>
                                </w:rPr>
                                <w:t>20</w:t>
                              </w:r>
                            </w:p>
                            <w:p w14:paraId="793359BA" w14:textId="77777777" w:rsidR="002F14E4" w:rsidRPr="001D5DE9" w:rsidRDefault="002F14E4" w:rsidP="00D84745">
                              <w:pPr>
                                <w:rPr>
                                  <w:rFonts w:ascii="Arial" w:hAnsi="Arial" w:cs="Arial"/>
                                  <w:b/>
                                  <w:color w:val="FFFFFF" w:themeColor="background1"/>
                                </w:rPr>
                              </w:pPr>
                              <w:r w:rsidRPr="001D5DE9">
                                <w:rPr>
                                  <w:rFonts w:ascii="Arial" w:hAnsi="Arial" w:cs="Arial"/>
                                  <w:b/>
                                  <w:i/>
                                </w:rPr>
                                <w:t>Fecha Devolución:</w:t>
                              </w:r>
                              <w:r w:rsidRPr="001D5DE9">
                                <w:rPr>
                                  <w:rFonts w:ascii="Arial" w:hAnsi="Arial" w:cs="Arial"/>
                                  <w:b/>
                                </w:rPr>
                                <w:t xml:space="preserve">   _____________</w:t>
                              </w:r>
                            </w:p>
                          </w:txbxContent>
                        </v:textbox>
                      </v:shape>
                    </w:pict>
                  </mc:Fallback>
                </mc:AlternateContent>
              </w:r>
            </w:p>
            <w:p w14:paraId="70218713" w14:textId="77777777" w:rsidR="00D84745" w:rsidRPr="0032278A" w:rsidRDefault="00D84745" w:rsidP="00D84745"/>
            <w:p w14:paraId="5147DBDD" w14:textId="77777777" w:rsidR="00D84745" w:rsidRPr="0032278A" w:rsidRDefault="006E73BF" w:rsidP="00D84745"/>
          </w:sdtContent>
        </w:sdt>
        <w:p w14:paraId="1632ED2B" w14:textId="3A4CCBA4" w:rsidR="00883929" w:rsidRDefault="00883929" w:rsidP="008E6C58">
          <w:pPr>
            <w:ind w:left="360"/>
            <w:jc w:val="center"/>
            <w:rPr>
              <w:rFonts w:ascii="Sitka Banner" w:hAnsi="Sitka Banner" w:cs="Times New Roman"/>
              <w:sz w:val="48"/>
              <w:szCs w:val="48"/>
            </w:rPr>
          </w:pPr>
        </w:p>
        <w:p w14:paraId="2A0FC583" w14:textId="5E61C956" w:rsidR="004D17DB" w:rsidRPr="008F570D" w:rsidRDefault="004D17DB" w:rsidP="008E6C58">
          <w:pPr>
            <w:ind w:left="360"/>
            <w:jc w:val="center"/>
            <w:rPr>
              <w:rFonts w:ascii="Arial" w:hAnsi="Arial" w:cs="Arial"/>
              <w:sz w:val="48"/>
              <w:szCs w:val="48"/>
            </w:rPr>
          </w:pPr>
          <w:r w:rsidRPr="00895D0C">
            <w:rPr>
              <w:rStyle w:val="TtuloCar"/>
            </w:rPr>
            <w:lastRenderedPageBreak/>
            <w:t>Índice</w:t>
          </w:r>
        </w:p>
      </w:sdtContent>
    </w:sdt>
    <w:p w14:paraId="161D619F" w14:textId="184A0901" w:rsidR="001C1843" w:rsidRPr="004335DD" w:rsidRDefault="005B0377" w:rsidP="006E73BF">
      <w:pPr>
        <w:pStyle w:val="Prrafodelista"/>
        <w:numPr>
          <w:ilvl w:val="0"/>
          <w:numId w:val="1"/>
        </w:numPr>
        <w:jc w:val="both"/>
        <w:rPr>
          <w:rFonts w:ascii="Arial" w:hAnsi="Arial" w:cs="Arial"/>
        </w:rPr>
      </w:pPr>
      <w:r>
        <w:rPr>
          <w:rFonts w:ascii="Arial" w:hAnsi="Arial" w:cs="Arial"/>
        </w:rPr>
        <w:t xml:space="preserve">Entrega 2 - </w:t>
      </w:r>
      <w:r w:rsidR="00D41C13" w:rsidRPr="004335DD">
        <w:rPr>
          <w:rFonts w:ascii="Arial" w:hAnsi="Arial" w:cs="Arial"/>
        </w:rPr>
        <w:t xml:space="preserve">Diagrama de Entidad-Relación </w:t>
      </w:r>
      <w:r>
        <w:rPr>
          <w:rFonts w:ascii="Arial" w:hAnsi="Arial" w:cs="Arial"/>
        </w:rPr>
        <w:t>...</w:t>
      </w:r>
      <w:r w:rsidR="00D41C13" w:rsidRPr="004335DD">
        <w:rPr>
          <w:rFonts w:ascii="Arial" w:hAnsi="Arial" w:cs="Arial"/>
        </w:rPr>
        <w:t>………………………… Página 0</w:t>
      </w:r>
      <w:r w:rsidR="00AC10AC" w:rsidRPr="004335DD">
        <w:rPr>
          <w:rFonts w:ascii="Arial" w:hAnsi="Arial" w:cs="Arial"/>
        </w:rPr>
        <w:t>2</w:t>
      </w:r>
    </w:p>
    <w:p w14:paraId="08A3ECCD" w14:textId="6BA4DE63" w:rsidR="00D41C13" w:rsidRPr="004335DD" w:rsidRDefault="00136DB6" w:rsidP="006E73BF">
      <w:pPr>
        <w:pStyle w:val="Prrafodelista"/>
        <w:numPr>
          <w:ilvl w:val="0"/>
          <w:numId w:val="1"/>
        </w:numPr>
        <w:jc w:val="both"/>
        <w:rPr>
          <w:rFonts w:ascii="Arial" w:hAnsi="Arial" w:cs="Arial"/>
        </w:rPr>
      </w:pPr>
      <w:r>
        <w:rPr>
          <w:rFonts w:ascii="Arial" w:hAnsi="Arial" w:cs="Arial"/>
        </w:rPr>
        <w:t xml:space="preserve">Entrega 2 - </w:t>
      </w:r>
      <w:r w:rsidR="00BD0B27" w:rsidRPr="004335DD">
        <w:rPr>
          <w:rFonts w:ascii="Arial" w:hAnsi="Arial" w:cs="Arial"/>
        </w:rPr>
        <w:t xml:space="preserve">Estrategia – Modelo de datos </w:t>
      </w:r>
      <w:r w:rsidR="00D41C13" w:rsidRPr="004335DD">
        <w:rPr>
          <w:rFonts w:ascii="Arial" w:hAnsi="Arial" w:cs="Arial"/>
        </w:rPr>
        <w:t xml:space="preserve">……………………………. </w:t>
      </w:r>
      <w:r w:rsidR="005B0377">
        <w:rPr>
          <w:rFonts w:ascii="Arial" w:hAnsi="Arial" w:cs="Arial"/>
        </w:rPr>
        <w:t xml:space="preserve"> </w:t>
      </w:r>
      <w:r w:rsidR="00D41C13" w:rsidRPr="004335DD">
        <w:rPr>
          <w:rFonts w:ascii="Arial" w:hAnsi="Arial" w:cs="Arial"/>
        </w:rPr>
        <w:t>Página 0</w:t>
      </w:r>
      <w:r w:rsidR="00AC10AC" w:rsidRPr="004335DD">
        <w:rPr>
          <w:rFonts w:ascii="Arial" w:hAnsi="Arial" w:cs="Arial"/>
        </w:rPr>
        <w:t>3</w:t>
      </w:r>
    </w:p>
    <w:p w14:paraId="2E1504B2" w14:textId="54AC0A72" w:rsidR="00BD0B27" w:rsidRDefault="00136DB6" w:rsidP="006E73BF">
      <w:pPr>
        <w:pStyle w:val="Prrafodelista"/>
        <w:numPr>
          <w:ilvl w:val="0"/>
          <w:numId w:val="1"/>
        </w:numPr>
        <w:jc w:val="both"/>
        <w:rPr>
          <w:rFonts w:ascii="Arial" w:hAnsi="Arial" w:cs="Arial"/>
        </w:rPr>
      </w:pPr>
      <w:r>
        <w:rPr>
          <w:rFonts w:ascii="Arial" w:hAnsi="Arial" w:cs="Arial"/>
        </w:rPr>
        <w:t xml:space="preserve">Entrega 2 - </w:t>
      </w:r>
      <w:r w:rsidR="00BD0B27" w:rsidRPr="004335DD">
        <w:rPr>
          <w:rFonts w:ascii="Arial" w:hAnsi="Arial" w:cs="Arial"/>
        </w:rPr>
        <w:t xml:space="preserve">Estrategia – Performance </w:t>
      </w:r>
      <w:r>
        <w:rPr>
          <w:rFonts w:ascii="Arial" w:hAnsi="Arial" w:cs="Arial"/>
        </w:rPr>
        <w:t>...</w:t>
      </w:r>
      <w:r w:rsidR="00BD0B27" w:rsidRPr="004335DD">
        <w:rPr>
          <w:rFonts w:ascii="Arial" w:hAnsi="Arial" w:cs="Arial"/>
        </w:rPr>
        <w:t>………………………………. Página 0</w:t>
      </w:r>
      <w:r w:rsidR="00AC10AC" w:rsidRPr="004335DD">
        <w:rPr>
          <w:rFonts w:ascii="Arial" w:hAnsi="Arial" w:cs="Arial"/>
        </w:rPr>
        <w:t>4</w:t>
      </w:r>
    </w:p>
    <w:p w14:paraId="67198E2E" w14:textId="76827DB1" w:rsidR="005B0377" w:rsidRPr="004335DD" w:rsidRDefault="005B0377" w:rsidP="006E73BF">
      <w:pPr>
        <w:pStyle w:val="Prrafodelista"/>
        <w:numPr>
          <w:ilvl w:val="0"/>
          <w:numId w:val="1"/>
        </w:numPr>
        <w:jc w:val="both"/>
        <w:rPr>
          <w:rFonts w:ascii="Arial" w:hAnsi="Arial" w:cs="Arial"/>
        </w:rPr>
      </w:pPr>
      <w:r>
        <w:rPr>
          <w:rFonts w:ascii="Arial" w:hAnsi="Arial" w:cs="Arial"/>
        </w:rPr>
        <w:t>Entrega 3 -</w:t>
      </w:r>
      <w:r w:rsidRPr="005B0377">
        <w:rPr>
          <w:rFonts w:ascii="Arial" w:hAnsi="Arial" w:cs="Arial"/>
        </w:rPr>
        <w:t xml:space="preserve"> </w:t>
      </w:r>
      <w:r w:rsidRPr="004335DD">
        <w:rPr>
          <w:rFonts w:ascii="Arial" w:hAnsi="Arial" w:cs="Arial"/>
        </w:rPr>
        <w:t>Diagrama de Entidad-Relación</w:t>
      </w:r>
      <w:r>
        <w:rPr>
          <w:rFonts w:ascii="Arial" w:hAnsi="Arial" w:cs="Arial"/>
        </w:rPr>
        <w:t xml:space="preserve"> …………………………… Página 05</w:t>
      </w:r>
    </w:p>
    <w:p w14:paraId="6566881D" w14:textId="79C154C4" w:rsidR="004335DD" w:rsidRDefault="00136DB6" w:rsidP="006E73BF">
      <w:pPr>
        <w:pStyle w:val="Prrafodelista"/>
        <w:numPr>
          <w:ilvl w:val="0"/>
          <w:numId w:val="1"/>
        </w:numPr>
        <w:jc w:val="both"/>
        <w:rPr>
          <w:rFonts w:ascii="Arial" w:hAnsi="Arial" w:cs="Arial"/>
        </w:rPr>
      </w:pPr>
      <w:r>
        <w:rPr>
          <w:rFonts w:ascii="Arial" w:hAnsi="Arial" w:cs="Arial"/>
        </w:rPr>
        <w:t xml:space="preserve">Entrega 3 - </w:t>
      </w:r>
      <w:proofErr w:type="spellStart"/>
      <w:r w:rsidR="004335DD">
        <w:rPr>
          <w:rFonts w:ascii="Arial" w:hAnsi="Arial" w:cs="Arial"/>
        </w:rPr>
        <w:t>Busineess</w:t>
      </w:r>
      <w:proofErr w:type="spellEnd"/>
      <w:r w:rsidR="004335DD">
        <w:rPr>
          <w:rFonts w:ascii="Arial" w:hAnsi="Arial" w:cs="Arial"/>
        </w:rPr>
        <w:t xml:space="preserve"> </w:t>
      </w:r>
      <w:proofErr w:type="spellStart"/>
      <w:r w:rsidR="004335DD">
        <w:rPr>
          <w:rFonts w:ascii="Arial" w:hAnsi="Arial" w:cs="Arial"/>
        </w:rPr>
        <w:t>Intelligence</w:t>
      </w:r>
      <w:proofErr w:type="spellEnd"/>
      <w:r w:rsidR="004335DD">
        <w:rPr>
          <w:rFonts w:ascii="Arial" w:hAnsi="Arial" w:cs="Arial"/>
        </w:rPr>
        <w:t xml:space="preserve">  </w:t>
      </w:r>
      <w:r w:rsidR="00B9082A">
        <w:rPr>
          <w:rFonts w:ascii="Arial" w:hAnsi="Arial" w:cs="Arial"/>
        </w:rPr>
        <w:t xml:space="preserve">- Estructuras </w:t>
      </w:r>
      <w:r>
        <w:rPr>
          <w:rFonts w:ascii="Arial" w:hAnsi="Arial" w:cs="Arial"/>
        </w:rPr>
        <w:t xml:space="preserve"> …………….. .</w:t>
      </w:r>
      <w:r w:rsidR="004335DD" w:rsidRPr="004335DD">
        <w:rPr>
          <w:rFonts w:ascii="Arial" w:hAnsi="Arial" w:cs="Arial"/>
        </w:rPr>
        <w:t>…… Página 0</w:t>
      </w:r>
      <w:r w:rsidR="005B0377">
        <w:rPr>
          <w:rFonts w:ascii="Arial" w:hAnsi="Arial" w:cs="Arial"/>
        </w:rPr>
        <w:t>6</w:t>
      </w:r>
    </w:p>
    <w:p w14:paraId="3DC2D6DD" w14:textId="41DA506E" w:rsidR="00B9082A" w:rsidRPr="00B9082A" w:rsidRDefault="00136DB6" w:rsidP="006E73BF">
      <w:pPr>
        <w:pStyle w:val="Prrafodelista"/>
        <w:numPr>
          <w:ilvl w:val="0"/>
          <w:numId w:val="1"/>
        </w:numPr>
        <w:jc w:val="both"/>
        <w:rPr>
          <w:rFonts w:ascii="Arial" w:hAnsi="Arial" w:cs="Arial"/>
        </w:rPr>
      </w:pPr>
      <w:r>
        <w:rPr>
          <w:rFonts w:ascii="Arial" w:hAnsi="Arial" w:cs="Arial"/>
        </w:rPr>
        <w:t>Entrega 3 -</w:t>
      </w:r>
      <w:r w:rsidR="00B9082A">
        <w:rPr>
          <w:rFonts w:ascii="Arial" w:hAnsi="Arial" w:cs="Arial"/>
        </w:rPr>
        <w:t xml:space="preserve"> </w:t>
      </w:r>
      <w:proofErr w:type="spellStart"/>
      <w:r w:rsidR="00B9082A">
        <w:rPr>
          <w:rFonts w:ascii="Arial" w:hAnsi="Arial" w:cs="Arial"/>
        </w:rPr>
        <w:t>Busineess</w:t>
      </w:r>
      <w:proofErr w:type="spellEnd"/>
      <w:r w:rsidR="00B9082A">
        <w:rPr>
          <w:rFonts w:ascii="Arial" w:hAnsi="Arial" w:cs="Arial"/>
        </w:rPr>
        <w:t xml:space="preserve"> </w:t>
      </w:r>
      <w:proofErr w:type="spellStart"/>
      <w:r w:rsidR="00B9082A">
        <w:rPr>
          <w:rFonts w:ascii="Arial" w:hAnsi="Arial" w:cs="Arial"/>
        </w:rPr>
        <w:t>Intelligence</w:t>
      </w:r>
      <w:proofErr w:type="spellEnd"/>
      <w:r w:rsidR="00B9082A">
        <w:rPr>
          <w:rFonts w:ascii="Arial" w:hAnsi="Arial" w:cs="Arial"/>
        </w:rPr>
        <w:t xml:space="preserve"> – Decisiones de Diseño</w:t>
      </w:r>
      <w:r>
        <w:rPr>
          <w:rFonts w:ascii="Arial" w:hAnsi="Arial" w:cs="Arial"/>
        </w:rPr>
        <w:t xml:space="preserve"> …..……. </w:t>
      </w:r>
      <w:r w:rsidR="00B9082A" w:rsidRPr="004335DD">
        <w:rPr>
          <w:rFonts w:ascii="Arial" w:hAnsi="Arial" w:cs="Arial"/>
        </w:rPr>
        <w:t>Página 0</w:t>
      </w:r>
      <w:r w:rsidR="005B0377">
        <w:rPr>
          <w:rFonts w:ascii="Arial" w:hAnsi="Arial" w:cs="Arial"/>
        </w:rPr>
        <w:t>7</w:t>
      </w:r>
    </w:p>
    <w:p w14:paraId="5B51A3E8" w14:textId="60746072" w:rsidR="009B3CD0" w:rsidRPr="004335DD" w:rsidRDefault="00136DB6" w:rsidP="006E73BF">
      <w:pPr>
        <w:pStyle w:val="Prrafodelista"/>
        <w:numPr>
          <w:ilvl w:val="0"/>
          <w:numId w:val="1"/>
        </w:numPr>
        <w:jc w:val="both"/>
        <w:rPr>
          <w:rFonts w:ascii="Arial" w:hAnsi="Arial" w:cs="Arial"/>
        </w:rPr>
      </w:pPr>
      <w:r>
        <w:rPr>
          <w:rFonts w:ascii="Arial" w:hAnsi="Arial" w:cs="Arial"/>
        </w:rPr>
        <w:t xml:space="preserve">Entrega 3 - </w:t>
      </w:r>
      <w:proofErr w:type="spellStart"/>
      <w:r>
        <w:rPr>
          <w:rFonts w:ascii="Arial" w:hAnsi="Arial" w:cs="Arial"/>
        </w:rPr>
        <w:t>Busineess</w:t>
      </w:r>
      <w:proofErr w:type="spellEnd"/>
      <w:r>
        <w:rPr>
          <w:rFonts w:ascii="Arial" w:hAnsi="Arial" w:cs="Arial"/>
        </w:rPr>
        <w:t xml:space="preserve"> </w:t>
      </w:r>
      <w:proofErr w:type="spellStart"/>
      <w:r>
        <w:rPr>
          <w:rFonts w:ascii="Arial" w:hAnsi="Arial" w:cs="Arial"/>
        </w:rPr>
        <w:t>Intelligence</w:t>
      </w:r>
      <w:proofErr w:type="spellEnd"/>
      <w:r>
        <w:rPr>
          <w:rFonts w:ascii="Arial" w:hAnsi="Arial" w:cs="Arial"/>
        </w:rPr>
        <w:t xml:space="preserve"> </w:t>
      </w:r>
      <w:r w:rsidR="009B3CD0" w:rsidRPr="004335DD">
        <w:rPr>
          <w:rFonts w:ascii="Arial" w:hAnsi="Arial" w:cs="Arial"/>
        </w:rPr>
        <w:t>–</w:t>
      </w:r>
      <w:r w:rsidR="009B3CD0">
        <w:rPr>
          <w:rFonts w:ascii="Arial" w:hAnsi="Arial" w:cs="Arial"/>
        </w:rPr>
        <w:t xml:space="preserve"> Vistas </w:t>
      </w:r>
      <w:r>
        <w:rPr>
          <w:rFonts w:ascii="Arial" w:hAnsi="Arial" w:cs="Arial"/>
        </w:rPr>
        <w:t xml:space="preserve">… </w:t>
      </w:r>
      <w:r w:rsidR="009B3CD0" w:rsidRPr="004335DD">
        <w:rPr>
          <w:rFonts w:ascii="Arial" w:hAnsi="Arial" w:cs="Arial"/>
        </w:rPr>
        <w:t>……</w:t>
      </w:r>
      <w:r w:rsidR="009B3CD0">
        <w:rPr>
          <w:rFonts w:ascii="Arial" w:hAnsi="Arial" w:cs="Arial"/>
        </w:rPr>
        <w:t>..</w:t>
      </w:r>
      <w:r w:rsidR="009B3CD0" w:rsidRPr="004335DD">
        <w:rPr>
          <w:rFonts w:ascii="Arial" w:hAnsi="Arial" w:cs="Arial"/>
        </w:rPr>
        <w:t>………………… Página 0</w:t>
      </w:r>
      <w:r w:rsidR="005B0377">
        <w:rPr>
          <w:rFonts w:ascii="Arial" w:hAnsi="Arial" w:cs="Arial"/>
        </w:rPr>
        <w:t>8</w:t>
      </w:r>
    </w:p>
    <w:p w14:paraId="1F214B47" w14:textId="77777777" w:rsidR="009B3CD0" w:rsidRPr="004335DD" w:rsidRDefault="009B3CD0" w:rsidP="009B3CD0">
      <w:pPr>
        <w:pStyle w:val="Prrafodelista"/>
        <w:jc w:val="both"/>
        <w:rPr>
          <w:rFonts w:ascii="Arial" w:hAnsi="Arial" w:cs="Arial"/>
        </w:rPr>
      </w:pPr>
    </w:p>
    <w:p w14:paraId="50EBE975" w14:textId="77777777" w:rsidR="004335DD" w:rsidRPr="004335DD" w:rsidRDefault="004335DD" w:rsidP="004335DD">
      <w:pPr>
        <w:pStyle w:val="Prrafodelista"/>
        <w:jc w:val="both"/>
        <w:rPr>
          <w:rFonts w:ascii="Arial" w:hAnsi="Arial" w:cs="Arial"/>
          <w:sz w:val="40"/>
          <w:szCs w:val="40"/>
        </w:rPr>
      </w:pPr>
    </w:p>
    <w:p w14:paraId="39DEA963" w14:textId="77777777" w:rsidR="00BD0B27" w:rsidRPr="008F570D" w:rsidRDefault="00BD0B27" w:rsidP="00AC10AC">
      <w:pPr>
        <w:pStyle w:val="Prrafodelista"/>
        <w:jc w:val="both"/>
        <w:rPr>
          <w:rFonts w:ascii="Arial" w:hAnsi="Arial" w:cs="Arial"/>
        </w:rPr>
      </w:pPr>
    </w:p>
    <w:p w14:paraId="200F808E" w14:textId="682E65F4" w:rsidR="009F0A00" w:rsidRDefault="009F0A00">
      <w:pPr>
        <w:rPr>
          <w:rFonts w:ascii="Sitka Banner" w:hAnsi="Sitka Banner" w:cs="Times New Roman"/>
          <w:sz w:val="48"/>
          <w:szCs w:val="48"/>
        </w:rPr>
      </w:pPr>
      <w:r>
        <w:rPr>
          <w:rFonts w:ascii="Sitka Banner" w:hAnsi="Sitka Banner" w:cs="Times New Roman"/>
          <w:sz w:val="48"/>
          <w:szCs w:val="48"/>
        </w:rPr>
        <w:br w:type="page"/>
      </w:r>
    </w:p>
    <w:p w14:paraId="7F1B9ED1" w14:textId="1AAB19FF" w:rsidR="00574FD1" w:rsidRPr="00895D0C" w:rsidRDefault="00A569C2" w:rsidP="00E64FE4">
      <w:pPr>
        <w:pStyle w:val="Ttulo"/>
        <w:jc w:val="center"/>
      </w:pPr>
      <w:r w:rsidRPr="00895D0C">
        <w:lastRenderedPageBreak/>
        <w:t xml:space="preserve">Diagrama de </w:t>
      </w:r>
      <w:r w:rsidR="009F0A00" w:rsidRPr="00895D0C">
        <w:t>E</w:t>
      </w:r>
      <w:r w:rsidRPr="00895D0C">
        <w:t>ntidad-</w:t>
      </w:r>
      <w:r w:rsidR="009F0A00" w:rsidRPr="00895D0C">
        <w:t>R</w:t>
      </w:r>
      <w:r w:rsidRPr="00895D0C">
        <w:t>elación</w:t>
      </w:r>
    </w:p>
    <w:p w14:paraId="768E677B" w14:textId="6BD7F1E3" w:rsidR="00251EED" w:rsidRDefault="005B0377" w:rsidP="00D24A53">
      <w:pPr>
        <w:rPr>
          <w:rFonts w:ascii="Impact" w:hAnsi="Impact" w:cs="Times New Roman"/>
          <w:sz w:val="48"/>
          <w:szCs w:val="48"/>
        </w:rPr>
      </w:pPr>
      <w:r>
        <w:rPr>
          <w:noProof/>
        </w:rPr>
        <w:drawing>
          <wp:inline distT="0" distB="0" distL="0" distR="0" wp14:anchorId="0A4DA025" wp14:editId="5F055D44">
            <wp:extent cx="5400040" cy="4431665"/>
            <wp:effectExtent l="0" t="0" r="0" b="6985"/>
            <wp:docPr id="2" name="Imagen 2"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431665"/>
                    </a:xfrm>
                    <a:prstGeom prst="rect">
                      <a:avLst/>
                    </a:prstGeom>
                  </pic:spPr>
                </pic:pic>
              </a:graphicData>
            </a:graphic>
          </wp:inline>
        </w:drawing>
      </w:r>
      <w:r w:rsidRPr="006930C7">
        <w:rPr>
          <w:rFonts w:ascii="Impact" w:hAnsi="Impact" w:cs="Times New Roman"/>
          <w:sz w:val="48"/>
          <w:szCs w:val="48"/>
        </w:rPr>
        <w:t xml:space="preserve"> </w:t>
      </w:r>
      <w:r w:rsidR="009F0A00" w:rsidRPr="006930C7">
        <w:rPr>
          <w:rFonts w:ascii="Impact" w:hAnsi="Impact" w:cs="Times New Roman"/>
          <w:sz w:val="48"/>
          <w:szCs w:val="48"/>
        </w:rPr>
        <w:br w:type="page"/>
      </w:r>
    </w:p>
    <w:p w14:paraId="57DD4A4C" w14:textId="2DC473CF" w:rsidR="009F0A00" w:rsidRPr="008F570D" w:rsidRDefault="008F570D" w:rsidP="00E64FE4">
      <w:pPr>
        <w:pStyle w:val="Ttulo"/>
        <w:jc w:val="center"/>
      </w:pPr>
      <w:r>
        <w:lastRenderedPageBreak/>
        <w:t>ESTRATEGIA</w:t>
      </w:r>
    </w:p>
    <w:p w14:paraId="359CA179" w14:textId="59FE2C10" w:rsidR="002F3A7C" w:rsidRPr="00895D0C" w:rsidRDefault="00CF6805" w:rsidP="008F570D">
      <w:pPr>
        <w:spacing w:line="480" w:lineRule="auto"/>
        <w:rPr>
          <w:rStyle w:val="Referenciasutil"/>
          <w:sz w:val="32"/>
          <w:szCs w:val="32"/>
        </w:rPr>
      </w:pPr>
      <w:r w:rsidRPr="00895D0C">
        <w:rPr>
          <w:rStyle w:val="Referenciasutil"/>
          <w:sz w:val="32"/>
          <w:szCs w:val="32"/>
        </w:rPr>
        <w:t>Acerca del M</w:t>
      </w:r>
      <w:r w:rsidR="009F0A00" w:rsidRPr="00895D0C">
        <w:rPr>
          <w:rStyle w:val="Referenciasutil"/>
          <w:sz w:val="32"/>
          <w:szCs w:val="32"/>
        </w:rPr>
        <w:t>odelo De Datos</w:t>
      </w:r>
    </w:p>
    <w:p w14:paraId="29794F81" w14:textId="67742018" w:rsidR="00D01823" w:rsidRDefault="00CF6805" w:rsidP="006E73BF">
      <w:pPr>
        <w:pStyle w:val="Prrafodelista"/>
        <w:numPr>
          <w:ilvl w:val="0"/>
          <w:numId w:val="2"/>
        </w:numPr>
        <w:rPr>
          <w:rFonts w:ascii="Arial" w:hAnsi="Arial" w:cs="Arial"/>
          <w:sz w:val="24"/>
          <w:szCs w:val="24"/>
        </w:rPr>
      </w:pPr>
      <w:r w:rsidRPr="00D01823">
        <w:rPr>
          <w:rFonts w:ascii="Arial" w:hAnsi="Arial" w:cs="Arial"/>
          <w:b/>
          <w:bCs/>
          <w:sz w:val="24"/>
          <w:szCs w:val="24"/>
        </w:rPr>
        <w:t>Tablas ‘</w:t>
      </w:r>
      <w:proofErr w:type="spellStart"/>
      <w:r w:rsidRPr="00D01823">
        <w:rPr>
          <w:rFonts w:ascii="Arial" w:hAnsi="Arial" w:cs="Arial"/>
          <w:b/>
          <w:bCs/>
          <w:sz w:val="24"/>
          <w:szCs w:val="24"/>
        </w:rPr>
        <w:t>Tipo_componentes</w:t>
      </w:r>
      <w:proofErr w:type="spellEnd"/>
      <w:r w:rsidRPr="00D01823">
        <w:rPr>
          <w:rFonts w:ascii="Arial" w:hAnsi="Arial" w:cs="Arial"/>
          <w:b/>
          <w:bCs/>
          <w:sz w:val="24"/>
          <w:szCs w:val="24"/>
        </w:rPr>
        <w:t>’ y ‘Componentes’</w:t>
      </w:r>
      <w:r w:rsidR="00C447DB" w:rsidRPr="00D01823">
        <w:rPr>
          <w:rFonts w:ascii="Arial" w:hAnsi="Arial" w:cs="Arial"/>
          <w:b/>
          <w:bCs/>
          <w:sz w:val="24"/>
          <w:szCs w:val="24"/>
        </w:rPr>
        <w:t>:</w:t>
      </w:r>
      <w:r w:rsidR="00C447DB" w:rsidRPr="00D01823">
        <w:rPr>
          <w:rFonts w:ascii="Arial" w:hAnsi="Arial" w:cs="Arial"/>
          <w:sz w:val="24"/>
          <w:szCs w:val="24"/>
        </w:rPr>
        <w:t xml:space="preserve"> </w:t>
      </w:r>
      <w:r w:rsidRPr="00D01823">
        <w:rPr>
          <w:rFonts w:ascii="Arial" w:hAnsi="Arial" w:cs="Arial"/>
          <w:sz w:val="24"/>
          <w:szCs w:val="24"/>
        </w:rPr>
        <w:t xml:space="preserve">considerando </w:t>
      </w:r>
      <w:r w:rsidR="00D01823" w:rsidRPr="00D01823">
        <w:rPr>
          <w:rFonts w:ascii="Arial" w:hAnsi="Arial" w:cs="Arial"/>
          <w:sz w:val="24"/>
          <w:szCs w:val="24"/>
        </w:rPr>
        <w:t>que</w:t>
      </w:r>
      <w:r w:rsidR="00251EED">
        <w:rPr>
          <w:rFonts w:ascii="Arial" w:hAnsi="Arial" w:cs="Arial"/>
          <w:sz w:val="24"/>
          <w:szCs w:val="24"/>
        </w:rPr>
        <w:t xml:space="preserve"> existe un mismo esquema de definición</w:t>
      </w:r>
      <w:r w:rsidRPr="00D01823">
        <w:rPr>
          <w:rFonts w:ascii="Arial" w:hAnsi="Arial" w:cs="Arial"/>
          <w:sz w:val="24"/>
          <w:szCs w:val="24"/>
        </w:rPr>
        <w:t xml:space="preserve"> </w:t>
      </w:r>
      <w:r w:rsidR="00D01823" w:rsidRPr="00D01823">
        <w:rPr>
          <w:rFonts w:ascii="Arial" w:hAnsi="Arial" w:cs="Arial"/>
          <w:sz w:val="24"/>
          <w:szCs w:val="24"/>
        </w:rPr>
        <w:t>para los</w:t>
      </w:r>
      <w:r w:rsidRPr="00D01823">
        <w:rPr>
          <w:rFonts w:ascii="Arial" w:hAnsi="Arial" w:cs="Arial"/>
          <w:sz w:val="24"/>
          <w:szCs w:val="24"/>
        </w:rPr>
        <w:t xml:space="preserve"> tipos </w:t>
      </w:r>
      <w:r w:rsidR="00D01823" w:rsidRPr="00D01823">
        <w:rPr>
          <w:rFonts w:ascii="Arial" w:hAnsi="Arial" w:cs="Arial"/>
          <w:sz w:val="24"/>
          <w:szCs w:val="24"/>
        </w:rPr>
        <w:t xml:space="preserve">de </w:t>
      </w:r>
      <w:r w:rsidRPr="00D01823">
        <w:rPr>
          <w:rFonts w:ascii="Arial" w:hAnsi="Arial" w:cs="Arial"/>
          <w:sz w:val="24"/>
          <w:szCs w:val="24"/>
        </w:rPr>
        <w:t xml:space="preserve">transmisión, caja de cambios y </w:t>
      </w:r>
      <w:r w:rsidR="00D01823" w:rsidRPr="00D01823">
        <w:rPr>
          <w:rFonts w:ascii="Arial" w:hAnsi="Arial" w:cs="Arial"/>
          <w:sz w:val="24"/>
          <w:szCs w:val="24"/>
        </w:rPr>
        <w:t xml:space="preserve">motor dado por su tipo y descripción decidimos por un lado crear la tabla paramétrica ‘Componentes’ para identificar cada uno estos tipos (por </w:t>
      </w:r>
      <w:r w:rsidR="00136DB6" w:rsidRPr="00D01823">
        <w:rPr>
          <w:rFonts w:ascii="Arial" w:hAnsi="Arial" w:cs="Arial"/>
          <w:sz w:val="24"/>
          <w:szCs w:val="24"/>
        </w:rPr>
        <w:t>ej.</w:t>
      </w:r>
      <w:r w:rsidR="00D01823" w:rsidRPr="00D01823">
        <w:rPr>
          <w:rFonts w:ascii="Arial" w:hAnsi="Arial" w:cs="Arial"/>
          <w:sz w:val="24"/>
          <w:szCs w:val="24"/>
        </w:rPr>
        <w:t xml:space="preserve">: ‘TRANSMISION’, ‘CAJA’ y ‘MOTOR’) y por otro lado almacenar los códigos y descripciones en una segunda tabla llamada </w:t>
      </w:r>
      <w:r w:rsidR="00C447DB" w:rsidRPr="00D01823">
        <w:rPr>
          <w:rFonts w:ascii="Arial" w:hAnsi="Arial" w:cs="Arial"/>
          <w:sz w:val="24"/>
          <w:szCs w:val="24"/>
        </w:rPr>
        <w:t>‘</w:t>
      </w:r>
      <w:proofErr w:type="spellStart"/>
      <w:r w:rsidRPr="00D01823">
        <w:rPr>
          <w:rFonts w:ascii="Arial" w:hAnsi="Arial" w:cs="Arial"/>
          <w:sz w:val="24"/>
          <w:szCs w:val="24"/>
        </w:rPr>
        <w:t>T</w:t>
      </w:r>
      <w:r w:rsidR="00C447DB" w:rsidRPr="00D01823">
        <w:rPr>
          <w:rFonts w:ascii="Arial" w:hAnsi="Arial" w:cs="Arial"/>
          <w:sz w:val="24"/>
          <w:szCs w:val="24"/>
        </w:rPr>
        <w:t>ipo_componentes</w:t>
      </w:r>
      <w:proofErr w:type="spellEnd"/>
      <w:r w:rsidR="00C447DB" w:rsidRPr="00D01823">
        <w:rPr>
          <w:rFonts w:ascii="Arial" w:hAnsi="Arial" w:cs="Arial"/>
          <w:sz w:val="24"/>
          <w:szCs w:val="24"/>
        </w:rPr>
        <w:t>’</w:t>
      </w:r>
      <w:r w:rsidR="002146C4" w:rsidRPr="00D01823">
        <w:rPr>
          <w:rFonts w:ascii="Arial" w:hAnsi="Arial" w:cs="Arial"/>
          <w:sz w:val="24"/>
          <w:szCs w:val="24"/>
        </w:rPr>
        <w:t xml:space="preserve"> </w:t>
      </w:r>
      <w:r w:rsidR="00D01823" w:rsidRPr="00D01823">
        <w:rPr>
          <w:rFonts w:ascii="Arial" w:hAnsi="Arial" w:cs="Arial"/>
          <w:sz w:val="24"/>
          <w:szCs w:val="24"/>
        </w:rPr>
        <w:t xml:space="preserve">la cual a través de una FK a la tabla ‘Componentes’ nos permite discriminarlos. El objetivo que perseguimos con esta decisión fue </w:t>
      </w:r>
      <w:r w:rsidR="00815431">
        <w:rPr>
          <w:rFonts w:ascii="Arial" w:hAnsi="Arial" w:cs="Arial"/>
          <w:sz w:val="24"/>
          <w:szCs w:val="24"/>
        </w:rPr>
        <w:t>e</w:t>
      </w:r>
      <w:r w:rsidR="00D01823" w:rsidRPr="00D01823">
        <w:rPr>
          <w:rFonts w:ascii="Arial" w:hAnsi="Arial" w:cs="Arial"/>
          <w:sz w:val="24"/>
          <w:szCs w:val="24"/>
        </w:rPr>
        <w:t xml:space="preserve">vitar </w:t>
      </w:r>
      <w:r w:rsidR="00815431">
        <w:rPr>
          <w:rFonts w:ascii="Arial" w:hAnsi="Arial" w:cs="Arial"/>
          <w:sz w:val="24"/>
          <w:szCs w:val="24"/>
        </w:rPr>
        <w:t xml:space="preserve">crear distintas tablas con estructura y semántica </w:t>
      </w:r>
      <w:r w:rsidR="00D01823" w:rsidRPr="00D01823">
        <w:rPr>
          <w:rFonts w:ascii="Arial" w:hAnsi="Arial" w:cs="Arial"/>
          <w:sz w:val="24"/>
          <w:szCs w:val="24"/>
        </w:rPr>
        <w:t>repeti</w:t>
      </w:r>
      <w:r w:rsidR="00815431">
        <w:rPr>
          <w:rFonts w:ascii="Arial" w:hAnsi="Arial" w:cs="Arial"/>
          <w:sz w:val="24"/>
          <w:szCs w:val="24"/>
        </w:rPr>
        <w:t>da</w:t>
      </w:r>
      <w:r w:rsidR="00D01823" w:rsidRPr="00D01823">
        <w:rPr>
          <w:rFonts w:ascii="Arial" w:hAnsi="Arial" w:cs="Arial"/>
          <w:sz w:val="24"/>
          <w:szCs w:val="24"/>
        </w:rPr>
        <w:t xml:space="preserve">. </w:t>
      </w:r>
      <w:r w:rsidR="00815431">
        <w:rPr>
          <w:rFonts w:ascii="Arial" w:hAnsi="Arial" w:cs="Arial"/>
          <w:sz w:val="24"/>
          <w:szCs w:val="24"/>
        </w:rPr>
        <w:br/>
      </w:r>
      <w:r w:rsidR="00D01823" w:rsidRPr="00D01823">
        <w:rPr>
          <w:rFonts w:ascii="Arial" w:hAnsi="Arial" w:cs="Arial"/>
          <w:sz w:val="24"/>
          <w:szCs w:val="24"/>
        </w:rPr>
        <w:t>Finalmente, la tabla ‘</w:t>
      </w:r>
      <w:proofErr w:type="spellStart"/>
      <w:r w:rsidR="00D01823" w:rsidRPr="00D01823">
        <w:rPr>
          <w:rFonts w:ascii="Arial" w:hAnsi="Arial" w:cs="Arial"/>
          <w:sz w:val="24"/>
          <w:szCs w:val="24"/>
        </w:rPr>
        <w:t>Modelo_automoviles</w:t>
      </w:r>
      <w:proofErr w:type="spellEnd"/>
      <w:r w:rsidR="00D01823" w:rsidRPr="00D01823">
        <w:rPr>
          <w:rFonts w:ascii="Arial" w:hAnsi="Arial" w:cs="Arial"/>
          <w:sz w:val="24"/>
          <w:szCs w:val="24"/>
        </w:rPr>
        <w:t>’ que representa la información asociada a cada modelo de automóvil es la que hace uso de la información de los distintos tipos y para ello posee distintas relaciones con la tabla ‘</w:t>
      </w:r>
      <w:proofErr w:type="spellStart"/>
      <w:r w:rsidR="00D01823" w:rsidRPr="00D01823">
        <w:rPr>
          <w:rFonts w:ascii="Arial" w:hAnsi="Arial" w:cs="Arial"/>
          <w:sz w:val="24"/>
          <w:szCs w:val="24"/>
        </w:rPr>
        <w:t>Tipo_componentes</w:t>
      </w:r>
      <w:proofErr w:type="spellEnd"/>
      <w:r w:rsidR="00D01823" w:rsidRPr="00D01823">
        <w:rPr>
          <w:rFonts w:ascii="Arial" w:hAnsi="Arial" w:cs="Arial"/>
          <w:sz w:val="24"/>
          <w:szCs w:val="24"/>
        </w:rPr>
        <w:t>’</w:t>
      </w:r>
      <w:r w:rsidR="00D01823">
        <w:rPr>
          <w:rFonts w:ascii="Arial" w:hAnsi="Arial" w:cs="Arial"/>
          <w:sz w:val="24"/>
          <w:szCs w:val="24"/>
        </w:rPr>
        <w:t>.</w:t>
      </w:r>
    </w:p>
    <w:p w14:paraId="46867314" w14:textId="77777777" w:rsidR="00815431" w:rsidRDefault="00815431" w:rsidP="00815431">
      <w:pPr>
        <w:pStyle w:val="Prrafodelista"/>
        <w:rPr>
          <w:rFonts w:ascii="Arial" w:hAnsi="Arial" w:cs="Arial"/>
          <w:sz w:val="24"/>
          <w:szCs w:val="24"/>
        </w:rPr>
      </w:pPr>
    </w:p>
    <w:p w14:paraId="46BE76B0" w14:textId="76ACB3CC" w:rsidR="00815431" w:rsidRPr="00DD4AB4" w:rsidRDefault="00E970F0" w:rsidP="006E73BF">
      <w:pPr>
        <w:pStyle w:val="Prrafodelista"/>
        <w:numPr>
          <w:ilvl w:val="0"/>
          <w:numId w:val="2"/>
        </w:numPr>
        <w:rPr>
          <w:rFonts w:ascii="Arial" w:hAnsi="Arial" w:cs="Arial"/>
          <w:sz w:val="24"/>
          <w:szCs w:val="24"/>
        </w:rPr>
      </w:pPr>
      <w:r w:rsidRPr="00DD4AB4">
        <w:rPr>
          <w:rFonts w:ascii="Arial" w:hAnsi="Arial" w:cs="Arial"/>
          <w:b/>
          <w:bCs/>
          <w:sz w:val="24"/>
          <w:szCs w:val="24"/>
        </w:rPr>
        <w:t xml:space="preserve">Restricciones de Datos: </w:t>
      </w:r>
      <w:r w:rsidR="00815431" w:rsidRPr="00DD4AB4">
        <w:rPr>
          <w:rFonts w:ascii="Arial" w:hAnsi="Arial" w:cs="Arial"/>
          <w:sz w:val="24"/>
          <w:szCs w:val="24"/>
        </w:rPr>
        <w:t>durante la migración buscamos asegurar la integridad de los datos, para ello priorizamos crear campos NOT NULL en todos los casos donde vimos que fue posible. De esta manera evitamos incurrir en un posible error de inconsistencia de datos frente a un eventual error en el script de migración de datos</w:t>
      </w:r>
      <w:r w:rsidR="00815431" w:rsidRPr="00DD4AB4">
        <w:rPr>
          <w:rFonts w:ascii="Arial" w:hAnsi="Arial" w:cs="Arial"/>
          <w:b/>
          <w:bCs/>
          <w:sz w:val="24"/>
          <w:szCs w:val="24"/>
        </w:rPr>
        <w:t xml:space="preserve"> </w:t>
      </w:r>
    </w:p>
    <w:p w14:paraId="564C282F" w14:textId="77777777" w:rsidR="00815431" w:rsidRPr="00815431" w:rsidRDefault="00815431" w:rsidP="00815431">
      <w:pPr>
        <w:pStyle w:val="Prrafodelista"/>
        <w:rPr>
          <w:rFonts w:ascii="Arial" w:hAnsi="Arial" w:cs="Arial"/>
          <w:sz w:val="24"/>
          <w:szCs w:val="24"/>
        </w:rPr>
      </w:pPr>
    </w:p>
    <w:p w14:paraId="72407321" w14:textId="0A21102A" w:rsidR="009F0A00" w:rsidRDefault="005E6791" w:rsidP="006E73BF">
      <w:pPr>
        <w:pStyle w:val="Prrafodelista"/>
        <w:numPr>
          <w:ilvl w:val="0"/>
          <w:numId w:val="2"/>
        </w:numPr>
        <w:rPr>
          <w:rFonts w:ascii="Arial" w:hAnsi="Arial" w:cs="Arial"/>
          <w:sz w:val="24"/>
          <w:szCs w:val="24"/>
        </w:rPr>
      </w:pPr>
      <w:r w:rsidRPr="000F0B2F">
        <w:rPr>
          <w:rFonts w:ascii="Arial" w:hAnsi="Arial" w:cs="Arial"/>
          <w:b/>
          <w:bCs/>
          <w:sz w:val="24"/>
          <w:szCs w:val="24"/>
        </w:rPr>
        <w:t>Tabla</w:t>
      </w:r>
      <w:r w:rsidR="00E970F0" w:rsidRPr="000F0B2F">
        <w:rPr>
          <w:rFonts w:ascii="Arial" w:hAnsi="Arial" w:cs="Arial"/>
          <w:b/>
          <w:bCs/>
          <w:sz w:val="24"/>
          <w:szCs w:val="24"/>
        </w:rPr>
        <w:t xml:space="preserve">s </w:t>
      </w:r>
      <w:proofErr w:type="spellStart"/>
      <w:r w:rsidR="00815431">
        <w:rPr>
          <w:rFonts w:ascii="Arial" w:hAnsi="Arial" w:cs="Arial"/>
          <w:b/>
          <w:bCs/>
          <w:sz w:val="24"/>
          <w:szCs w:val="24"/>
        </w:rPr>
        <w:t>Items</w:t>
      </w:r>
      <w:proofErr w:type="spellEnd"/>
      <w:r>
        <w:rPr>
          <w:rFonts w:ascii="Arial" w:hAnsi="Arial" w:cs="Arial"/>
          <w:sz w:val="24"/>
          <w:szCs w:val="24"/>
        </w:rPr>
        <w:t xml:space="preserve">: </w:t>
      </w:r>
      <w:r w:rsidR="00815431">
        <w:rPr>
          <w:rFonts w:ascii="Arial" w:hAnsi="Arial" w:cs="Arial"/>
          <w:sz w:val="24"/>
          <w:szCs w:val="24"/>
        </w:rPr>
        <w:t xml:space="preserve">buscando un modelo normalizado decidimos crear </w:t>
      </w:r>
      <w:r w:rsidR="009F0A00" w:rsidRPr="00C447DB">
        <w:rPr>
          <w:rFonts w:ascii="Arial" w:hAnsi="Arial" w:cs="Arial"/>
          <w:sz w:val="24"/>
          <w:szCs w:val="24"/>
        </w:rPr>
        <w:t xml:space="preserve">las tablas </w:t>
      </w:r>
      <w:proofErr w:type="spellStart"/>
      <w:r w:rsidR="00AB54D9">
        <w:rPr>
          <w:rFonts w:ascii="Arial" w:hAnsi="Arial" w:cs="Arial"/>
          <w:sz w:val="24"/>
          <w:szCs w:val="24"/>
        </w:rPr>
        <w:t>I</w:t>
      </w:r>
      <w:r w:rsidR="009F0A00" w:rsidRPr="00C447DB">
        <w:rPr>
          <w:rFonts w:ascii="Arial" w:hAnsi="Arial" w:cs="Arial"/>
          <w:sz w:val="24"/>
          <w:szCs w:val="24"/>
        </w:rPr>
        <w:t>tem_por_factura</w:t>
      </w:r>
      <w:proofErr w:type="spellEnd"/>
      <w:r w:rsidR="009F0A00" w:rsidRPr="00C447DB">
        <w:rPr>
          <w:rFonts w:ascii="Arial" w:hAnsi="Arial" w:cs="Arial"/>
          <w:sz w:val="24"/>
          <w:szCs w:val="24"/>
        </w:rPr>
        <w:t xml:space="preserve"> e </w:t>
      </w:r>
      <w:proofErr w:type="spellStart"/>
      <w:r w:rsidR="00AB54D9">
        <w:rPr>
          <w:rFonts w:ascii="Arial" w:hAnsi="Arial" w:cs="Arial"/>
          <w:sz w:val="24"/>
          <w:szCs w:val="24"/>
        </w:rPr>
        <w:t>I</w:t>
      </w:r>
      <w:r w:rsidR="009F0A00" w:rsidRPr="00C447DB">
        <w:rPr>
          <w:rFonts w:ascii="Arial" w:hAnsi="Arial" w:cs="Arial"/>
          <w:sz w:val="24"/>
          <w:szCs w:val="24"/>
        </w:rPr>
        <w:t>tem_por_compra</w:t>
      </w:r>
      <w:proofErr w:type="spellEnd"/>
      <w:r w:rsidR="009F0A00" w:rsidRPr="00C447DB">
        <w:rPr>
          <w:rFonts w:ascii="Arial" w:hAnsi="Arial" w:cs="Arial"/>
          <w:sz w:val="24"/>
          <w:szCs w:val="24"/>
        </w:rPr>
        <w:t xml:space="preserve"> </w:t>
      </w:r>
      <w:r w:rsidR="00AB54D9">
        <w:rPr>
          <w:rFonts w:ascii="Arial" w:hAnsi="Arial" w:cs="Arial"/>
          <w:sz w:val="24"/>
          <w:szCs w:val="24"/>
        </w:rPr>
        <w:t>que modelan los elementos asociados, siguiendo una estrategia cabecera-detalle.</w:t>
      </w:r>
    </w:p>
    <w:p w14:paraId="10C27428" w14:textId="77777777" w:rsidR="00CF6805" w:rsidRDefault="00CF6805" w:rsidP="00CF6805">
      <w:pPr>
        <w:pStyle w:val="Prrafodelista"/>
        <w:rPr>
          <w:rFonts w:ascii="Arial" w:hAnsi="Arial" w:cs="Arial"/>
          <w:sz w:val="24"/>
          <w:szCs w:val="24"/>
        </w:rPr>
      </w:pPr>
    </w:p>
    <w:p w14:paraId="54F9C2C2" w14:textId="5A7A7E30" w:rsidR="00CF6805" w:rsidRDefault="00AB54D9" w:rsidP="006E73BF">
      <w:pPr>
        <w:pStyle w:val="Prrafodelista"/>
        <w:numPr>
          <w:ilvl w:val="0"/>
          <w:numId w:val="2"/>
        </w:numPr>
        <w:rPr>
          <w:rFonts w:ascii="Arial" w:hAnsi="Arial" w:cs="Arial"/>
          <w:sz w:val="24"/>
          <w:szCs w:val="24"/>
        </w:rPr>
      </w:pPr>
      <w:r>
        <w:rPr>
          <w:rFonts w:ascii="Arial" w:hAnsi="Arial" w:cs="Arial"/>
          <w:b/>
          <w:bCs/>
          <w:sz w:val="24"/>
          <w:szCs w:val="24"/>
        </w:rPr>
        <w:t xml:space="preserve">Relación </w:t>
      </w:r>
      <w:r w:rsidR="00CF6805" w:rsidRPr="00E970F0">
        <w:rPr>
          <w:rFonts w:ascii="Arial" w:hAnsi="Arial" w:cs="Arial"/>
          <w:b/>
          <w:bCs/>
          <w:sz w:val="24"/>
          <w:szCs w:val="24"/>
        </w:rPr>
        <w:t>Cliente – Compra:</w:t>
      </w:r>
      <w:r w:rsidR="00CF6805">
        <w:rPr>
          <w:rFonts w:ascii="Arial" w:hAnsi="Arial" w:cs="Arial"/>
          <w:sz w:val="24"/>
          <w:szCs w:val="24"/>
        </w:rPr>
        <w:t xml:space="preserve">  luego de </w:t>
      </w:r>
      <w:r>
        <w:rPr>
          <w:rFonts w:ascii="Arial" w:hAnsi="Arial" w:cs="Arial"/>
          <w:sz w:val="24"/>
          <w:szCs w:val="24"/>
        </w:rPr>
        <w:t xml:space="preserve">validar el modelo de datos con nuestros ayudantes decidimos agregar una relación entre Cliente y Compra para tener registro del Cliente que hizo la compra a través de la sucursal. </w:t>
      </w:r>
    </w:p>
    <w:p w14:paraId="66682023" w14:textId="77777777" w:rsidR="00DD4AB4" w:rsidRPr="00DD4AB4" w:rsidRDefault="00DD4AB4" w:rsidP="00DD4AB4">
      <w:pPr>
        <w:pStyle w:val="Prrafodelista"/>
        <w:rPr>
          <w:rFonts w:ascii="Arial" w:hAnsi="Arial" w:cs="Arial"/>
          <w:sz w:val="24"/>
          <w:szCs w:val="24"/>
        </w:rPr>
      </w:pPr>
    </w:p>
    <w:p w14:paraId="49F95878" w14:textId="77777777" w:rsidR="00DD4AB4" w:rsidRDefault="00DD4AB4" w:rsidP="006E73BF">
      <w:pPr>
        <w:pStyle w:val="Prrafodelista"/>
        <w:numPr>
          <w:ilvl w:val="0"/>
          <w:numId w:val="2"/>
        </w:numPr>
        <w:rPr>
          <w:rFonts w:ascii="Arial" w:hAnsi="Arial" w:cs="Arial"/>
          <w:sz w:val="24"/>
          <w:szCs w:val="24"/>
        </w:rPr>
      </w:pPr>
      <w:r>
        <w:rPr>
          <w:rFonts w:ascii="Arial" w:hAnsi="Arial" w:cs="Arial"/>
          <w:b/>
          <w:bCs/>
          <w:sz w:val="24"/>
          <w:szCs w:val="24"/>
        </w:rPr>
        <w:t xml:space="preserve">Uso de </w:t>
      </w:r>
      <w:proofErr w:type="spellStart"/>
      <w:r>
        <w:rPr>
          <w:rFonts w:ascii="Arial" w:hAnsi="Arial" w:cs="Arial"/>
          <w:b/>
          <w:bCs/>
          <w:sz w:val="24"/>
          <w:szCs w:val="24"/>
        </w:rPr>
        <w:t>Stored</w:t>
      </w:r>
      <w:proofErr w:type="spellEnd"/>
      <w:r>
        <w:rPr>
          <w:rFonts w:ascii="Arial" w:hAnsi="Arial" w:cs="Arial"/>
          <w:b/>
          <w:bCs/>
          <w:sz w:val="24"/>
          <w:szCs w:val="24"/>
        </w:rPr>
        <w:t xml:space="preserve"> </w:t>
      </w:r>
      <w:proofErr w:type="spellStart"/>
      <w:r>
        <w:rPr>
          <w:rFonts w:ascii="Arial" w:hAnsi="Arial" w:cs="Arial"/>
          <w:b/>
          <w:bCs/>
          <w:sz w:val="24"/>
          <w:szCs w:val="24"/>
        </w:rPr>
        <w:t>Procedures</w:t>
      </w:r>
      <w:proofErr w:type="spellEnd"/>
      <w:r>
        <w:rPr>
          <w:rFonts w:ascii="Arial" w:hAnsi="Arial" w:cs="Arial"/>
          <w:b/>
          <w:bCs/>
          <w:sz w:val="24"/>
          <w:szCs w:val="24"/>
        </w:rPr>
        <w:t>:</w:t>
      </w:r>
      <w:r>
        <w:rPr>
          <w:rFonts w:ascii="Arial" w:hAnsi="Arial" w:cs="Arial"/>
          <w:sz w:val="24"/>
          <w:szCs w:val="24"/>
        </w:rPr>
        <w:t xml:space="preserve"> buscando una alta cohesión en nuestro script de migración utilizamos distintos </w:t>
      </w:r>
      <w:proofErr w:type="spellStart"/>
      <w:r>
        <w:rPr>
          <w:rFonts w:ascii="Arial" w:hAnsi="Arial" w:cs="Arial"/>
          <w:sz w:val="24"/>
          <w:szCs w:val="24"/>
        </w:rPr>
        <w:t>Stored</w:t>
      </w:r>
      <w:proofErr w:type="spellEnd"/>
      <w:r>
        <w:rPr>
          <w:rFonts w:ascii="Arial" w:hAnsi="Arial" w:cs="Arial"/>
          <w:sz w:val="24"/>
          <w:szCs w:val="24"/>
        </w:rPr>
        <w:t xml:space="preserve"> </w:t>
      </w:r>
      <w:proofErr w:type="spellStart"/>
      <w:r>
        <w:rPr>
          <w:rFonts w:ascii="Arial" w:hAnsi="Arial" w:cs="Arial"/>
          <w:sz w:val="24"/>
          <w:szCs w:val="24"/>
        </w:rPr>
        <w:t>Procedures</w:t>
      </w:r>
      <w:proofErr w:type="spellEnd"/>
      <w:r>
        <w:rPr>
          <w:rFonts w:ascii="Arial" w:hAnsi="Arial" w:cs="Arial"/>
          <w:sz w:val="24"/>
          <w:szCs w:val="24"/>
        </w:rPr>
        <w:t xml:space="preserve"> para agrupar y encapsular la lógica migración de las distintas tablas. Esto también nos permite asegurar la consistencia de los datos.</w:t>
      </w:r>
    </w:p>
    <w:p w14:paraId="1F95E064" w14:textId="163BFA5A" w:rsidR="00DD4AB4" w:rsidRPr="00DD4AB4" w:rsidRDefault="00DD4AB4" w:rsidP="00DD4AB4">
      <w:pPr>
        <w:pStyle w:val="Prrafodelista"/>
        <w:rPr>
          <w:rFonts w:ascii="Arial" w:hAnsi="Arial" w:cs="Arial"/>
          <w:sz w:val="24"/>
          <w:szCs w:val="24"/>
        </w:rPr>
      </w:pPr>
      <w:r w:rsidRPr="00DD4AB4">
        <w:rPr>
          <w:rFonts w:ascii="Arial" w:hAnsi="Arial" w:cs="Arial"/>
          <w:sz w:val="24"/>
          <w:szCs w:val="24"/>
        </w:rPr>
        <w:t>Por último, realizamos el dropeo de los mismos</w:t>
      </w:r>
      <w:r>
        <w:rPr>
          <w:rFonts w:ascii="Arial" w:hAnsi="Arial" w:cs="Arial"/>
          <w:sz w:val="24"/>
          <w:szCs w:val="24"/>
        </w:rPr>
        <w:t xml:space="preserve"> luego de finalizar la migración ya que no van a necesitar utilizarse en futuras ejecuciones.</w:t>
      </w:r>
    </w:p>
    <w:p w14:paraId="2847D2A1" w14:textId="77777777" w:rsidR="00DD4AB4" w:rsidRDefault="00DD4AB4" w:rsidP="00DD4AB4">
      <w:pPr>
        <w:pStyle w:val="Prrafodelista"/>
        <w:rPr>
          <w:rFonts w:ascii="Arial" w:hAnsi="Arial" w:cs="Arial"/>
          <w:sz w:val="24"/>
          <w:szCs w:val="24"/>
        </w:rPr>
      </w:pPr>
    </w:p>
    <w:p w14:paraId="41062A0D" w14:textId="2A586C87" w:rsidR="00AB54D9" w:rsidRDefault="00AB54D9" w:rsidP="00AB54D9">
      <w:pPr>
        <w:pStyle w:val="Prrafodelista"/>
        <w:rPr>
          <w:rFonts w:ascii="Arial" w:hAnsi="Arial" w:cs="Arial"/>
          <w:sz w:val="24"/>
          <w:szCs w:val="24"/>
        </w:rPr>
      </w:pPr>
    </w:p>
    <w:p w14:paraId="6BBAE43C" w14:textId="639198B4" w:rsidR="00E970F0" w:rsidRPr="00895D0C" w:rsidRDefault="00E970F0" w:rsidP="008F570D">
      <w:pPr>
        <w:spacing w:line="360" w:lineRule="auto"/>
        <w:rPr>
          <w:rStyle w:val="Referenciasutil"/>
          <w:sz w:val="32"/>
          <w:szCs w:val="32"/>
        </w:rPr>
      </w:pPr>
      <w:r w:rsidRPr="00895D0C">
        <w:rPr>
          <w:rStyle w:val="Referenciasutil"/>
          <w:sz w:val="32"/>
          <w:szCs w:val="32"/>
        </w:rPr>
        <w:lastRenderedPageBreak/>
        <w:t>Performance</w:t>
      </w:r>
      <w:r w:rsidR="00D04839" w:rsidRPr="00895D0C">
        <w:rPr>
          <w:rStyle w:val="Referenciasutil"/>
          <w:sz w:val="32"/>
          <w:szCs w:val="32"/>
        </w:rPr>
        <w:t xml:space="preserve"> y Optimización</w:t>
      </w:r>
    </w:p>
    <w:p w14:paraId="702D6E36" w14:textId="711327CB" w:rsidR="00AB54D9" w:rsidRDefault="00AB54D9" w:rsidP="006E73BF">
      <w:pPr>
        <w:pStyle w:val="Prrafodelista"/>
        <w:numPr>
          <w:ilvl w:val="0"/>
          <w:numId w:val="3"/>
        </w:numPr>
        <w:rPr>
          <w:rFonts w:ascii="Arial" w:hAnsi="Arial" w:cs="Arial"/>
          <w:sz w:val="24"/>
          <w:szCs w:val="24"/>
        </w:rPr>
      </w:pPr>
      <w:r w:rsidRPr="00AB54D9">
        <w:rPr>
          <w:rFonts w:ascii="Arial" w:hAnsi="Arial" w:cs="Arial"/>
          <w:b/>
          <w:bCs/>
          <w:sz w:val="24"/>
          <w:szCs w:val="24"/>
        </w:rPr>
        <w:t xml:space="preserve">Uso de </w:t>
      </w:r>
      <w:proofErr w:type="spellStart"/>
      <w:r w:rsidR="00E970F0" w:rsidRPr="00AB54D9">
        <w:rPr>
          <w:rFonts w:ascii="Arial" w:hAnsi="Arial" w:cs="Arial"/>
          <w:b/>
          <w:bCs/>
          <w:sz w:val="24"/>
          <w:szCs w:val="24"/>
        </w:rPr>
        <w:t>Union</w:t>
      </w:r>
      <w:proofErr w:type="spellEnd"/>
      <w:r w:rsidR="00E970F0" w:rsidRPr="00AB54D9">
        <w:rPr>
          <w:rFonts w:ascii="Arial" w:hAnsi="Arial" w:cs="Arial"/>
          <w:b/>
          <w:bCs/>
          <w:sz w:val="24"/>
          <w:szCs w:val="24"/>
        </w:rPr>
        <w:t xml:space="preserve"> </w:t>
      </w:r>
      <w:proofErr w:type="spellStart"/>
      <w:r w:rsidR="00E970F0" w:rsidRPr="00AB54D9">
        <w:rPr>
          <w:rFonts w:ascii="Arial" w:hAnsi="Arial" w:cs="Arial"/>
          <w:b/>
          <w:bCs/>
          <w:sz w:val="24"/>
          <w:szCs w:val="24"/>
        </w:rPr>
        <w:t>All</w:t>
      </w:r>
      <w:proofErr w:type="spellEnd"/>
      <w:r w:rsidR="00E970F0" w:rsidRPr="00AB54D9">
        <w:rPr>
          <w:rFonts w:ascii="Arial" w:hAnsi="Arial" w:cs="Arial"/>
          <w:b/>
          <w:bCs/>
          <w:sz w:val="24"/>
          <w:szCs w:val="24"/>
        </w:rPr>
        <w:t>:</w:t>
      </w:r>
      <w:r w:rsidR="00E970F0" w:rsidRPr="00AB54D9">
        <w:rPr>
          <w:rFonts w:ascii="Arial" w:hAnsi="Arial" w:cs="Arial"/>
          <w:sz w:val="24"/>
          <w:szCs w:val="24"/>
        </w:rPr>
        <w:t xml:space="preserve"> </w:t>
      </w:r>
      <w:r w:rsidRPr="00AB54D9">
        <w:rPr>
          <w:rFonts w:ascii="Arial" w:hAnsi="Arial" w:cs="Arial"/>
          <w:sz w:val="24"/>
          <w:szCs w:val="24"/>
        </w:rPr>
        <w:t xml:space="preserve">para mejorar el rendimiento de la migración de las tablas Clientes, Facturas, </w:t>
      </w:r>
      <w:proofErr w:type="spellStart"/>
      <w:r w:rsidRPr="00AB54D9">
        <w:rPr>
          <w:rFonts w:ascii="Arial" w:hAnsi="Arial" w:cs="Arial"/>
          <w:sz w:val="24"/>
          <w:szCs w:val="24"/>
        </w:rPr>
        <w:t>Tipo_componentes</w:t>
      </w:r>
      <w:proofErr w:type="spellEnd"/>
      <w:r w:rsidRPr="00AB54D9">
        <w:rPr>
          <w:rFonts w:ascii="Arial" w:hAnsi="Arial" w:cs="Arial"/>
          <w:sz w:val="24"/>
          <w:szCs w:val="24"/>
        </w:rPr>
        <w:t xml:space="preserve"> las cuales utilizan </w:t>
      </w:r>
      <w:proofErr w:type="spellStart"/>
      <w:r w:rsidRPr="00AB54D9">
        <w:rPr>
          <w:rFonts w:ascii="Arial" w:hAnsi="Arial" w:cs="Arial"/>
          <w:sz w:val="24"/>
          <w:szCs w:val="24"/>
        </w:rPr>
        <w:t>subselects</w:t>
      </w:r>
      <w:proofErr w:type="spellEnd"/>
      <w:r>
        <w:rPr>
          <w:rFonts w:ascii="Arial" w:hAnsi="Arial" w:cs="Arial"/>
          <w:sz w:val="24"/>
          <w:szCs w:val="24"/>
        </w:rPr>
        <w:t>, u</w:t>
      </w:r>
      <w:r w:rsidR="00E970F0" w:rsidRPr="00AB54D9">
        <w:rPr>
          <w:rFonts w:ascii="Arial" w:hAnsi="Arial" w:cs="Arial"/>
          <w:sz w:val="24"/>
          <w:szCs w:val="24"/>
        </w:rPr>
        <w:t xml:space="preserve">tilizamos </w:t>
      </w:r>
      <w:r>
        <w:rPr>
          <w:rFonts w:ascii="Arial" w:hAnsi="Arial" w:cs="Arial"/>
          <w:sz w:val="24"/>
          <w:szCs w:val="24"/>
        </w:rPr>
        <w:t>la instrucción UNION ALL</w:t>
      </w:r>
      <w:r w:rsidR="00E970F0" w:rsidRPr="00AB54D9">
        <w:rPr>
          <w:rFonts w:ascii="Arial" w:hAnsi="Arial" w:cs="Arial"/>
          <w:sz w:val="24"/>
          <w:szCs w:val="24"/>
        </w:rPr>
        <w:t xml:space="preserve"> para la unión de </w:t>
      </w:r>
      <w:r>
        <w:rPr>
          <w:rFonts w:ascii="Arial" w:hAnsi="Arial" w:cs="Arial"/>
          <w:sz w:val="24"/>
          <w:szCs w:val="24"/>
        </w:rPr>
        <w:t xml:space="preserve">dichos </w:t>
      </w:r>
      <w:proofErr w:type="spellStart"/>
      <w:r>
        <w:rPr>
          <w:rFonts w:ascii="Arial" w:hAnsi="Arial" w:cs="Arial"/>
          <w:sz w:val="24"/>
          <w:szCs w:val="24"/>
        </w:rPr>
        <w:t>subselects</w:t>
      </w:r>
      <w:proofErr w:type="spellEnd"/>
      <w:r>
        <w:rPr>
          <w:rFonts w:ascii="Arial" w:hAnsi="Arial" w:cs="Arial"/>
          <w:sz w:val="24"/>
          <w:szCs w:val="24"/>
        </w:rPr>
        <w:t xml:space="preserve"> la cuál es más rápida que la instrucción UNION dado que no</w:t>
      </w:r>
      <w:r w:rsidR="00DD4AB4">
        <w:rPr>
          <w:rFonts w:ascii="Arial" w:hAnsi="Arial" w:cs="Arial"/>
          <w:sz w:val="24"/>
          <w:szCs w:val="24"/>
        </w:rPr>
        <w:t xml:space="preserve"> discrimina datos repetidos. Esta decisión la tomamos luego de validar que el conjunto de datos asociado a cada </w:t>
      </w:r>
      <w:proofErr w:type="spellStart"/>
      <w:r w:rsidR="00DD4AB4">
        <w:rPr>
          <w:rFonts w:ascii="Arial" w:hAnsi="Arial" w:cs="Arial"/>
          <w:sz w:val="24"/>
          <w:szCs w:val="24"/>
        </w:rPr>
        <w:t>subselect</w:t>
      </w:r>
      <w:proofErr w:type="spellEnd"/>
      <w:r w:rsidR="00DD4AB4">
        <w:rPr>
          <w:rFonts w:ascii="Arial" w:hAnsi="Arial" w:cs="Arial"/>
          <w:sz w:val="24"/>
          <w:szCs w:val="24"/>
        </w:rPr>
        <w:t xml:space="preserve"> es excluyente. </w:t>
      </w:r>
    </w:p>
    <w:p w14:paraId="621CB854" w14:textId="710F75A0" w:rsidR="00E970F0" w:rsidRPr="00AB54D9" w:rsidRDefault="00E970F0" w:rsidP="00DD4AB4">
      <w:pPr>
        <w:pStyle w:val="Prrafodelista"/>
        <w:rPr>
          <w:rFonts w:ascii="Arial" w:hAnsi="Arial" w:cs="Arial"/>
          <w:sz w:val="24"/>
          <w:szCs w:val="24"/>
        </w:rPr>
      </w:pPr>
    </w:p>
    <w:p w14:paraId="4F6E8011" w14:textId="7FFC75CE" w:rsidR="00E970F0" w:rsidRDefault="00DD4AB4" w:rsidP="006E73BF">
      <w:pPr>
        <w:pStyle w:val="Prrafodelista"/>
        <w:numPr>
          <w:ilvl w:val="0"/>
          <w:numId w:val="3"/>
        </w:numPr>
        <w:rPr>
          <w:rFonts w:ascii="Arial" w:hAnsi="Arial" w:cs="Arial"/>
          <w:sz w:val="24"/>
          <w:szCs w:val="24"/>
        </w:rPr>
      </w:pPr>
      <w:r>
        <w:rPr>
          <w:rFonts w:ascii="Arial" w:hAnsi="Arial" w:cs="Arial"/>
          <w:b/>
          <w:bCs/>
          <w:sz w:val="24"/>
          <w:szCs w:val="24"/>
        </w:rPr>
        <w:t xml:space="preserve">Acerca de las </w:t>
      </w:r>
      <w:proofErr w:type="spellStart"/>
      <w:r w:rsidR="00E970F0" w:rsidRPr="00E970F0">
        <w:rPr>
          <w:rFonts w:ascii="Arial" w:hAnsi="Arial" w:cs="Arial"/>
          <w:b/>
          <w:bCs/>
          <w:sz w:val="24"/>
          <w:szCs w:val="24"/>
        </w:rPr>
        <w:t>Constraints</w:t>
      </w:r>
      <w:proofErr w:type="spellEnd"/>
      <w:r w:rsidR="00E970F0" w:rsidRPr="00E970F0">
        <w:rPr>
          <w:rFonts w:ascii="Arial" w:hAnsi="Arial" w:cs="Arial"/>
          <w:b/>
          <w:bCs/>
          <w:sz w:val="24"/>
          <w:szCs w:val="24"/>
        </w:rPr>
        <w:t>:</w:t>
      </w:r>
      <w:r w:rsidR="00E970F0">
        <w:rPr>
          <w:rFonts w:ascii="Arial" w:hAnsi="Arial" w:cs="Arial"/>
          <w:sz w:val="24"/>
          <w:szCs w:val="24"/>
        </w:rPr>
        <w:t xml:space="preserve"> </w:t>
      </w:r>
      <w:r>
        <w:rPr>
          <w:rFonts w:ascii="Arial" w:hAnsi="Arial" w:cs="Arial"/>
          <w:sz w:val="24"/>
          <w:szCs w:val="24"/>
        </w:rPr>
        <w:t>realizamos la declaración de</w:t>
      </w:r>
      <w:r w:rsidR="00E970F0">
        <w:rPr>
          <w:rFonts w:ascii="Arial" w:hAnsi="Arial" w:cs="Arial"/>
          <w:sz w:val="24"/>
          <w:szCs w:val="24"/>
        </w:rPr>
        <w:t xml:space="preserve"> las </w:t>
      </w:r>
      <w:proofErr w:type="spellStart"/>
      <w:r w:rsidR="00E970F0">
        <w:rPr>
          <w:rFonts w:ascii="Arial" w:hAnsi="Arial" w:cs="Arial"/>
          <w:sz w:val="24"/>
          <w:szCs w:val="24"/>
        </w:rPr>
        <w:t>contraints</w:t>
      </w:r>
      <w:proofErr w:type="spellEnd"/>
      <w:r w:rsidR="00E970F0">
        <w:rPr>
          <w:rFonts w:ascii="Arial" w:hAnsi="Arial" w:cs="Arial"/>
          <w:sz w:val="24"/>
          <w:szCs w:val="24"/>
        </w:rPr>
        <w:t xml:space="preserve"> al final de las creaciones de las tablas </w:t>
      </w:r>
      <w:r>
        <w:rPr>
          <w:rFonts w:ascii="Arial" w:hAnsi="Arial" w:cs="Arial"/>
          <w:sz w:val="24"/>
          <w:szCs w:val="24"/>
        </w:rPr>
        <w:t xml:space="preserve">a través de la instrucción ALTER TABLE </w:t>
      </w:r>
      <w:r w:rsidR="00E970F0">
        <w:rPr>
          <w:rFonts w:ascii="Arial" w:hAnsi="Arial" w:cs="Arial"/>
          <w:sz w:val="24"/>
          <w:szCs w:val="24"/>
        </w:rPr>
        <w:t xml:space="preserve">para poder agilizar el </w:t>
      </w:r>
      <w:proofErr w:type="spellStart"/>
      <w:r w:rsidR="00E970F0">
        <w:rPr>
          <w:rFonts w:ascii="Arial" w:hAnsi="Arial" w:cs="Arial"/>
          <w:sz w:val="24"/>
          <w:szCs w:val="24"/>
        </w:rPr>
        <w:t>insert</w:t>
      </w:r>
      <w:proofErr w:type="spellEnd"/>
      <w:r w:rsidR="00E970F0">
        <w:rPr>
          <w:rFonts w:ascii="Arial" w:hAnsi="Arial" w:cs="Arial"/>
          <w:sz w:val="24"/>
          <w:szCs w:val="24"/>
        </w:rPr>
        <w:t xml:space="preserve"> de los datos</w:t>
      </w:r>
      <w:r w:rsidR="000F0B2F">
        <w:rPr>
          <w:rFonts w:ascii="Arial" w:hAnsi="Arial" w:cs="Arial"/>
          <w:sz w:val="24"/>
          <w:szCs w:val="24"/>
        </w:rPr>
        <w:t>.</w:t>
      </w:r>
      <w:r w:rsidR="000F0B2F">
        <w:rPr>
          <w:rFonts w:ascii="Arial" w:hAnsi="Arial" w:cs="Arial"/>
          <w:sz w:val="24"/>
          <w:szCs w:val="24"/>
        </w:rPr>
        <w:br/>
      </w:r>
    </w:p>
    <w:p w14:paraId="63A9CE4E" w14:textId="03FB78DA" w:rsidR="000F0B2F" w:rsidRDefault="000F0B2F" w:rsidP="006E73BF">
      <w:pPr>
        <w:pStyle w:val="Prrafodelista"/>
        <w:numPr>
          <w:ilvl w:val="0"/>
          <w:numId w:val="3"/>
        </w:numPr>
        <w:rPr>
          <w:rFonts w:ascii="Arial" w:hAnsi="Arial" w:cs="Arial"/>
          <w:sz w:val="24"/>
          <w:szCs w:val="24"/>
        </w:rPr>
      </w:pPr>
      <w:r>
        <w:rPr>
          <w:rFonts w:ascii="Arial" w:hAnsi="Arial" w:cs="Arial"/>
          <w:b/>
          <w:bCs/>
          <w:sz w:val="24"/>
          <w:szCs w:val="24"/>
        </w:rPr>
        <w:t>JOINS:</w:t>
      </w:r>
      <w:r>
        <w:rPr>
          <w:rFonts w:ascii="Arial" w:hAnsi="Arial" w:cs="Arial"/>
          <w:sz w:val="24"/>
          <w:szCs w:val="24"/>
        </w:rPr>
        <w:t xml:space="preserve"> Identificamos los campos únicos de las tablas para poder realizar la menor comparación en los JOINS. Esto nos evita estar </w:t>
      </w:r>
      <w:proofErr w:type="spellStart"/>
      <w:r>
        <w:rPr>
          <w:rFonts w:ascii="Arial" w:hAnsi="Arial" w:cs="Arial"/>
          <w:sz w:val="24"/>
          <w:szCs w:val="24"/>
        </w:rPr>
        <w:t>matcheando</w:t>
      </w:r>
      <w:proofErr w:type="spellEnd"/>
      <w:r>
        <w:rPr>
          <w:rFonts w:ascii="Arial" w:hAnsi="Arial" w:cs="Arial"/>
          <w:sz w:val="24"/>
          <w:szCs w:val="24"/>
        </w:rPr>
        <w:t xml:space="preserve"> muchos campos para poder identificar el mismo dato.</w:t>
      </w:r>
      <w:r>
        <w:rPr>
          <w:rFonts w:ascii="Arial" w:hAnsi="Arial" w:cs="Arial"/>
          <w:sz w:val="24"/>
          <w:szCs w:val="24"/>
        </w:rPr>
        <w:br/>
      </w:r>
    </w:p>
    <w:p w14:paraId="3BF9FA76" w14:textId="3F63993C" w:rsidR="00D04839" w:rsidRPr="00AB54D9" w:rsidRDefault="00AB54D9" w:rsidP="006E73BF">
      <w:pPr>
        <w:pStyle w:val="Prrafodelista"/>
        <w:numPr>
          <w:ilvl w:val="0"/>
          <w:numId w:val="3"/>
        </w:numPr>
        <w:rPr>
          <w:rFonts w:ascii="Arial" w:hAnsi="Arial" w:cs="Arial"/>
          <w:sz w:val="24"/>
          <w:szCs w:val="24"/>
        </w:rPr>
      </w:pPr>
      <w:r w:rsidRPr="00AB54D9">
        <w:rPr>
          <w:rFonts w:ascii="Arial" w:hAnsi="Arial" w:cs="Arial"/>
          <w:b/>
          <w:bCs/>
          <w:sz w:val="24"/>
          <w:szCs w:val="24"/>
        </w:rPr>
        <w:t xml:space="preserve">Claves subrogadas: </w:t>
      </w:r>
      <w:r w:rsidRPr="00AB54D9">
        <w:rPr>
          <w:rFonts w:ascii="Arial" w:hAnsi="Arial" w:cs="Arial"/>
          <w:sz w:val="24"/>
          <w:szCs w:val="24"/>
        </w:rPr>
        <w:t>para simplificar la relación entre las distintas tablas decidimos utilizar claves subrogadas de tipo</w:t>
      </w:r>
      <w:r w:rsidRPr="00AB54D9">
        <w:rPr>
          <w:rFonts w:ascii="Arial" w:hAnsi="Arial" w:cs="Arial"/>
          <w:b/>
          <w:bCs/>
          <w:sz w:val="24"/>
          <w:szCs w:val="24"/>
        </w:rPr>
        <w:t xml:space="preserve"> </w:t>
      </w:r>
      <w:r w:rsidRPr="00AB54D9">
        <w:rPr>
          <w:rFonts w:ascii="Arial" w:hAnsi="Arial" w:cs="Arial"/>
          <w:sz w:val="24"/>
          <w:szCs w:val="24"/>
        </w:rPr>
        <w:t xml:space="preserve">BIGINT, esto nos permitió por ejemplo en la tabla Clientes evitar usar claves compuestas teniendo en cuenta que el DNI se repetía. Otras tablas con este tipo de claves son Automóvil, Cliente, Fabricantes, </w:t>
      </w:r>
      <w:proofErr w:type="spellStart"/>
      <w:r w:rsidRPr="00AB54D9">
        <w:rPr>
          <w:rFonts w:ascii="Arial" w:hAnsi="Arial" w:cs="Arial"/>
          <w:sz w:val="24"/>
          <w:szCs w:val="24"/>
        </w:rPr>
        <w:t>Tipo_Componentes</w:t>
      </w:r>
      <w:proofErr w:type="spellEnd"/>
      <w:r w:rsidRPr="00AB54D9">
        <w:rPr>
          <w:rFonts w:ascii="Arial" w:hAnsi="Arial" w:cs="Arial"/>
          <w:sz w:val="24"/>
          <w:szCs w:val="24"/>
        </w:rPr>
        <w:t>, Sucursales, Ciudades y Categoría.</w:t>
      </w:r>
      <w:r w:rsidR="00D04839" w:rsidRPr="00AB54D9">
        <w:rPr>
          <w:rFonts w:ascii="Arial" w:hAnsi="Arial" w:cs="Arial"/>
          <w:sz w:val="24"/>
          <w:szCs w:val="24"/>
        </w:rPr>
        <w:br/>
      </w:r>
    </w:p>
    <w:p w14:paraId="5D2E7B2E" w14:textId="401CAEBB" w:rsidR="00D04839" w:rsidRDefault="00186971" w:rsidP="006E73BF">
      <w:pPr>
        <w:pStyle w:val="Prrafodelista"/>
        <w:numPr>
          <w:ilvl w:val="0"/>
          <w:numId w:val="3"/>
        </w:numPr>
        <w:rPr>
          <w:rFonts w:ascii="Arial" w:hAnsi="Arial" w:cs="Arial"/>
          <w:sz w:val="24"/>
          <w:szCs w:val="24"/>
        </w:rPr>
      </w:pPr>
      <w:r w:rsidRPr="00186971">
        <w:rPr>
          <w:rFonts w:ascii="Arial" w:hAnsi="Arial" w:cs="Arial"/>
          <w:b/>
          <w:bCs/>
          <w:sz w:val="24"/>
          <w:szCs w:val="24"/>
        </w:rPr>
        <w:t xml:space="preserve">Tablas Temporales: </w:t>
      </w:r>
      <w:r>
        <w:rPr>
          <w:rFonts w:ascii="Arial" w:hAnsi="Arial" w:cs="Arial"/>
          <w:sz w:val="24"/>
          <w:szCs w:val="24"/>
        </w:rPr>
        <w:t>Utilizamos tablas temporales para mejorar el rendimiento</w:t>
      </w:r>
      <w:r w:rsidR="00DD4AB4">
        <w:rPr>
          <w:rFonts w:ascii="Arial" w:hAnsi="Arial" w:cs="Arial"/>
          <w:sz w:val="24"/>
          <w:szCs w:val="24"/>
        </w:rPr>
        <w:t>, esto puede observarse en la migración de los datos asociados a las facturas e ítems donde realizamos una única consulta a la tabla Maestra para luego operar con el resultado de esa búsqueda.</w:t>
      </w:r>
      <w:r w:rsidR="008F570D">
        <w:rPr>
          <w:rFonts w:ascii="Arial" w:hAnsi="Arial" w:cs="Arial"/>
          <w:sz w:val="24"/>
          <w:szCs w:val="24"/>
        </w:rPr>
        <w:br/>
      </w:r>
    </w:p>
    <w:p w14:paraId="2ADD31C0" w14:textId="7E2C6B48" w:rsidR="00DD4AB4" w:rsidRDefault="00DD4AB4" w:rsidP="006E73BF">
      <w:pPr>
        <w:pStyle w:val="Prrafodelista"/>
        <w:numPr>
          <w:ilvl w:val="0"/>
          <w:numId w:val="3"/>
        </w:numPr>
        <w:rPr>
          <w:rFonts w:ascii="Arial" w:hAnsi="Arial" w:cs="Arial"/>
          <w:sz w:val="24"/>
          <w:szCs w:val="24"/>
        </w:rPr>
      </w:pPr>
      <w:proofErr w:type="spellStart"/>
      <w:r>
        <w:rPr>
          <w:rFonts w:ascii="Arial" w:hAnsi="Arial" w:cs="Arial"/>
          <w:b/>
          <w:bCs/>
          <w:sz w:val="24"/>
          <w:szCs w:val="24"/>
        </w:rPr>
        <w:t>Execution</w:t>
      </w:r>
      <w:proofErr w:type="spellEnd"/>
      <w:r>
        <w:rPr>
          <w:rFonts w:ascii="Arial" w:hAnsi="Arial" w:cs="Arial"/>
          <w:b/>
          <w:bCs/>
          <w:sz w:val="24"/>
          <w:szCs w:val="24"/>
        </w:rPr>
        <w:t xml:space="preserve"> Plan:</w:t>
      </w:r>
      <w:r>
        <w:rPr>
          <w:rFonts w:ascii="Arial" w:hAnsi="Arial" w:cs="Arial"/>
          <w:sz w:val="24"/>
          <w:szCs w:val="24"/>
        </w:rPr>
        <w:t xml:space="preserve"> en diferentes oportunidades revisamos el plan de ejecución para poder medir y mejorar el costo de las </w:t>
      </w:r>
      <w:proofErr w:type="spellStart"/>
      <w:r>
        <w:rPr>
          <w:rFonts w:ascii="Arial" w:hAnsi="Arial" w:cs="Arial"/>
          <w:sz w:val="24"/>
          <w:szCs w:val="24"/>
        </w:rPr>
        <w:t>queries</w:t>
      </w:r>
      <w:proofErr w:type="spellEnd"/>
      <w:r>
        <w:rPr>
          <w:rFonts w:ascii="Arial" w:hAnsi="Arial" w:cs="Arial"/>
          <w:sz w:val="24"/>
          <w:szCs w:val="24"/>
        </w:rPr>
        <w:t>.</w:t>
      </w:r>
      <w:r>
        <w:rPr>
          <w:rFonts w:ascii="Arial" w:hAnsi="Arial" w:cs="Arial"/>
          <w:sz w:val="24"/>
          <w:szCs w:val="24"/>
        </w:rPr>
        <w:br/>
      </w:r>
    </w:p>
    <w:p w14:paraId="750D9D51" w14:textId="0EA04318" w:rsidR="00DD4AB4" w:rsidRDefault="00DD4AB4" w:rsidP="00DD4AB4">
      <w:pPr>
        <w:rPr>
          <w:rFonts w:ascii="Arial" w:hAnsi="Arial" w:cs="Arial"/>
          <w:sz w:val="24"/>
          <w:szCs w:val="24"/>
        </w:rPr>
      </w:pPr>
    </w:p>
    <w:p w14:paraId="353A98EE" w14:textId="2409B88E" w:rsidR="004335DD" w:rsidRDefault="004335DD" w:rsidP="00DD4AB4">
      <w:pPr>
        <w:rPr>
          <w:rFonts w:ascii="Arial" w:hAnsi="Arial" w:cs="Arial"/>
          <w:sz w:val="24"/>
          <w:szCs w:val="24"/>
        </w:rPr>
      </w:pPr>
    </w:p>
    <w:p w14:paraId="23F9EE1D" w14:textId="46308FCC" w:rsidR="004335DD" w:rsidRDefault="004335DD" w:rsidP="00DD4AB4">
      <w:pPr>
        <w:rPr>
          <w:rFonts w:ascii="Arial" w:hAnsi="Arial" w:cs="Arial"/>
          <w:sz w:val="24"/>
          <w:szCs w:val="24"/>
        </w:rPr>
      </w:pPr>
    </w:p>
    <w:p w14:paraId="500966F7" w14:textId="13BFF41D" w:rsidR="004335DD" w:rsidRDefault="004335DD" w:rsidP="00DD4AB4">
      <w:pPr>
        <w:rPr>
          <w:rFonts w:ascii="Arial" w:hAnsi="Arial" w:cs="Arial"/>
          <w:sz w:val="24"/>
          <w:szCs w:val="24"/>
        </w:rPr>
      </w:pPr>
    </w:p>
    <w:p w14:paraId="4604C2F8" w14:textId="3FB8740B" w:rsidR="004335DD" w:rsidRDefault="004335DD" w:rsidP="00DD4AB4">
      <w:pPr>
        <w:rPr>
          <w:rFonts w:ascii="Arial" w:hAnsi="Arial" w:cs="Arial"/>
          <w:sz w:val="24"/>
          <w:szCs w:val="24"/>
        </w:rPr>
      </w:pPr>
    </w:p>
    <w:p w14:paraId="22489C92" w14:textId="56AB46F5" w:rsidR="004335DD" w:rsidRDefault="004335DD" w:rsidP="00DD4AB4">
      <w:pPr>
        <w:rPr>
          <w:rFonts w:ascii="Arial" w:hAnsi="Arial" w:cs="Arial"/>
          <w:sz w:val="24"/>
          <w:szCs w:val="24"/>
        </w:rPr>
      </w:pPr>
    </w:p>
    <w:p w14:paraId="03CE0E82" w14:textId="130F3B1D" w:rsidR="004335DD" w:rsidRDefault="004335DD" w:rsidP="00DD4AB4">
      <w:pPr>
        <w:rPr>
          <w:rFonts w:ascii="Arial" w:hAnsi="Arial" w:cs="Arial"/>
          <w:sz w:val="24"/>
          <w:szCs w:val="24"/>
        </w:rPr>
      </w:pPr>
    </w:p>
    <w:p w14:paraId="19E256B3" w14:textId="0DE70D74" w:rsidR="00136DB6" w:rsidRPr="005B0377" w:rsidRDefault="00136DB6" w:rsidP="005B0377">
      <w:pPr>
        <w:pStyle w:val="Ttulo"/>
        <w:tabs>
          <w:tab w:val="right" w:pos="8504"/>
        </w:tabs>
        <w:rPr>
          <w:lang w:val="en-US"/>
        </w:rPr>
      </w:pPr>
      <w:r w:rsidRPr="005B0377">
        <w:rPr>
          <w:lang w:val="en-US"/>
        </w:rPr>
        <w:lastRenderedPageBreak/>
        <w:t>BUSINES</w:t>
      </w:r>
      <w:r w:rsidR="008524FA">
        <w:rPr>
          <w:lang w:val="en-US"/>
        </w:rPr>
        <w:t>S</w:t>
      </w:r>
      <w:r w:rsidRPr="005B0377">
        <w:rPr>
          <w:lang w:val="en-US"/>
        </w:rPr>
        <w:t xml:space="preserve"> INTELLIGENCE</w:t>
      </w:r>
      <w:r w:rsidR="005B0377" w:rsidRPr="005B0377">
        <w:rPr>
          <w:lang w:val="en-US"/>
        </w:rPr>
        <w:t xml:space="preserve"> </w:t>
      </w:r>
    </w:p>
    <w:p w14:paraId="50BF4977" w14:textId="347166A9" w:rsidR="005B0377" w:rsidRDefault="000147EA" w:rsidP="005B0377">
      <w:pPr>
        <w:spacing w:line="360" w:lineRule="auto"/>
        <w:rPr>
          <w:rStyle w:val="Referenciasutil"/>
          <w:sz w:val="32"/>
          <w:szCs w:val="32"/>
          <w:lang w:val="en-US"/>
        </w:rPr>
      </w:pPr>
      <w:r>
        <w:rPr>
          <w:rStyle w:val="Referenciasutil"/>
          <w:noProof/>
          <w:sz w:val="32"/>
          <w:szCs w:val="32"/>
          <w:lang w:val="en-US"/>
        </w:rPr>
        <w:drawing>
          <wp:anchor distT="0" distB="0" distL="114300" distR="114300" simplePos="0" relativeHeight="251662336" behindDoc="0" locked="0" layoutInCell="1" allowOverlap="1" wp14:anchorId="1EDE141E" wp14:editId="7B515759">
            <wp:simplePos x="0" y="0"/>
            <wp:positionH relativeFrom="margin">
              <wp:align>center</wp:align>
            </wp:positionH>
            <wp:positionV relativeFrom="paragraph">
              <wp:posOffset>451485</wp:posOffset>
            </wp:positionV>
            <wp:extent cx="7144562" cy="352820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144562" cy="3528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0377" w:rsidRPr="005B0377">
        <w:rPr>
          <w:rStyle w:val="Referenciasutil"/>
          <w:sz w:val="32"/>
          <w:szCs w:val="32"/>
          <w:lang w:val="en-US"/>
        </w:rPr>
        <w:t xml:space="preserve">Business Intelligence  - </w:t>
      </w:r>
      <w:r w:rsidR="005B0377">
        <w:rPr>
          <w:rStyle w:val="Referenciasutil"/>
          <w:sz w:val="32"/>
          <w:szCs w:val="32"/>
          <w:lang w:val="en-US"/>
        </w:rPr>
        <w:t>DER</w:t>
      </w:r>
    </w:p>
    <w:p w14:paraId="68385F0D" w14:textId="5814E3BB" w:rsidR="005B0377" w:rsidRPr="005B0377" w:rsidRDefault="005B0377" w:rsidP="000147EA">
      <w:pPr>
        <w:spacing w:line="360" w:lineRule="auto"/>
        <w:jc w:val="center"/>
        <w:rPr>
          <w:rStyle w:val="Referenciasutil"/>
          <w:sz w:val="32"/>
          <w:szCs w:val="32"/>
          <w:lang w:val="en-US"/>
        </w:rPr>
      </w:pPr>
    </w:p>
    <w:p w14:paraId="236E1243" w14:textId="49F780BC" w:rsidR="005B0377" w:rsidRDefault="005B0377" w:rsidP="004335DD">
      <w:pPr>
        <w:spacing w:line="360" w:lineRule="auto"/>
        <w:rPr>
          <w:rStyle w:val="Referenciasutil"/>
          <w:sz w:val="32"/>
          <w:szCs w:val="32"/>
          <w:lang w:val="en-US"/>
        </w:rPr>
      </w:pPr>
    </w:p>
    <w:p w14:paraId="3712883C" w14:textId="5D013AC4" w:rsidR="005B0377" w:rsidRDefault="005B0377" w:rsidP="004335DD">
      <w:pPr>
        <w:spacing w:line="360" w:lineRule="auto"/>
        <w:rPr>
          <w:rStyle w:val="Referenciasutil"/>
          <w:sz w:val="32"/>
          <w:szCs w:val="32"/>
          <w:lang w:val="en-US"/>
        </w:rPr>
      </w:pPr>
    </w:p>
    <w:p w14:paraId="13384A4C" w14:textId="7186F7F5" w:rsidR="005B0377" w:rsidRDefault="005B0377" w:rsidP="004335DD">
      <w:pPr>
        <w:spacing w:line="360" w:lineRule="auto"/>
        <w:rPr>
          <w:rStyle w:val="Referenciasutil"/>
          <w:sz w:val="32"/>
          <w:szCs w:val="32"/>
          <w:lang w:val="en-US"/>
        </w:rPr>
      </w:pPr>
    </w:p>
    <w:p w14:paraId="61E3749A" w14:textId="6DFD28DC" w:rsidR="005B0377" w:rsidRDefault="005B0377" w:rsidP="004335DD">
      <w:pPr>
        <w:spacing w:line="360" w:lineRule="auto"/>
        <w:rPr>
          <w:rStyle w:val="Referenciasutil"/>
          <w:sz w:val="32"/>
          <w:szCs w:val="32"/>
          <w:lang w:val="en-US"/>
        </w:rPr>
      </w:pPr>
    </w:p>
    <w:p w14:paraId="241575DC" w14:textId="66574F2A" w:rsidR="005B0377" w:rsidRDefault="005B0377" w:rsidP="004335DD">
      <w:pPr>
        <w:spacing w:line="360" w:lineRule="auto"/>
        <w:rPr>
          <w:rStyle w:val="Referenciasutil"/>
          <w:sz w:val="32"/>
          <w:szCs w:val="32"/>
          <w:lang w:val="en-US"/>
        </w:rPr>
      </w:pPr>
    </w:p>
    <w:p w14:paraId="3E84DAB8" w14:textId="09C7A43B" w:rsidR="005B0377" w:rsidRDefault="005B0377" w:rsidP="004335DD">
      <w:pPr>
        <w:spacing w:line="360" w:lineRule="auto"/>
        <w:rPr>
          <w:rStyle w:val="Referenciasutil"/>
          <w:sz w:val="32"/>
          <w:szCs w:val="32"/>
          <w:lang w:val="en-US"/>
        </w:rPr>
      </w:pPr>
    </w:p>
    <w:p w14:paraId="4AF427AD" w14:textId="13A2F330" w:rsidR="005B0377" w:rsidRDefault="005B0377" w:rsidP="004335DD">
      <w:pPr>
        <w:spacing w:line="360" w:lineRule="auto"/>
        <w:rPr>
          <w:rStyle w:val="Referenciasutil"/>
          <w:sz w:val="32"/>
          <w:szCs w:val="32"/>
          <w:lang w:val="en-US"/>
        </w:rPr>
      </w:pPr>
    </w:p>
    <w:p w14:paraId="6D583C05" w14:textId="6D0385DF" w:rsidR="005B0377" w:rsidRDefault="005B0377" w:rsidP="004335DD">
      <w:pPr>
        <w:spacing w:line="360" w:lineRule="auto"/>
        <w:rPr>
          <w:rStyle w:val="Referenciasutil"/>
          <w:sz w:val="32"/>
          <w:szCs w:val="32"/>
          <w:lang w:val="en-US"/>
        </w:rPr>
      </w:pPr>
    </w:p>
    <w:p w14:paraId="3B33B82B" w14:textId="4A2D22B6" w:rsidR="005B0377" w:rsidRDefault="005B0377" w:rsidP="004335DD">
      <w:pPr>
        <w:spacing w:line="360" w:lineRule="auto"/>
        <w:rPr>
          <w:rStyle w:val="Referenciasutil"/>
          <w:sz w:val="32"/>
          <w:szCs w:val="32"/>
          <w:lang w:val="en-US"/>
        </w:rPr>
      </w:pPr>
    </w:p>
    <w:p w14:paraId="409978D5" w14:textId="77777777" w:rsidR="005B0377" w:rsidRDefault="005B0377" w:rsidP="004335DD">
      <w:pPr>
        <w:spacing w:line="360" w:lineRule="auto"/>
        <w:rPr>
          <w:rStyle w:val="Referenciasutil"/>
          <w:sz w:val="32"/>
          <w:szCs w:val="32"/>
          <w:lang w:val="en-US"/>
        </w:rPr>
      </w:pPr>
    </w:p>
    <w:p w14:paraId="5484226B" w14:textId="3840A7B1" w:rsidR="004335DD" w:rsidRPr="005B0377" w:rsidRDefault="004335DD" w:rsidP="004335DD">
      <w:pPr>
        <w:spacing w:line="360" w:lineRule="auto"/>
        <w:rPr>
          <w:rStyle w:val="Referenciasutil"/>
          <w:sz w:val="32"/>
          <w:szCs w:val="32"/>
          <w:lang w:val="en-US"/>
        </w:rPr>
      </w:pPr>
      <w:r w:rsidRPr="005B0377">
        <w:rPr>
          <w:rStyle w:val="Referenciasutil"/>
          <w:sz w:val="32"/>
          <w:szCs w:val="32"/>
          <w:lang w:val="en-US"/>
        </w:rPr>
        <w:t>Business Intelligence</w:t>
      </w:r>
      <w:r w:rsidR="00B9082A" w:rsidRPr="005B0377">
        <w:rPr>
          <w:rStyle w:val="Referenciasutil"/>
          <w:sz w:val="32"/>
          <w:szCs w:val="32"/>
          <w:lang w:val="en-US"/>
        </w:rPr>
        <w:t xml:space="preserve">  - </w:t>
      </w:r>
      <w:proofErr w:type="spellStart"/>
      <w:r w:rsidR="00B9082A" w:rsidRPr="005B0377">
        <w:rPr>
          <w:rStyle w:val="Referenciasutil"/>
          <w:sz w:val="32"/>
          <w:szCs w:val="32"/>
          <w:lang w:val="en-US"/>
        </w:rPr>
        <w:t>Estructuras</w:t>
      </w:r>
      <w:proofErr w:type="spellEnd"/>
    </w:p>
    <w:p w14:paraId="00035EF2" w14:textId="77777777" w:rsidR="00C176F4" w:rsidRDefault="004335DD" w:rsidP="00C176F4">
      <w:pPr>
        <w:spacing w:line="360" w:lineRule="auto"/>
        <w:rPr>
          <w:rFonts w:ascii="Arial" w:hAnsi="Arial" w:cs="Arial"/>
          <w:sz w:val="24"/>
          <w:szCs w:val="24"/>
        </w:rPr>
      </w:pPr>
      <w:r w:rsidRPr="00C176F4">
        <w:rPr>
          <w:rFonts w:ascii="Arial" w:hAnsi="Arial" w:cs="Arial"/>
          <w:b/>
          <w:bCs/>
          <w:sz w:val="32"/>
          <w:szCs w:val="32"/>
        </w:rPr>
        <w:t>Tablas de hechos:</w:t>
      </w:r>
      <w:r w:rsidRPr="00C176F4">
        <w:rPr>
          <w:rFonts w:ascii="Arial" w:hAnsi="Arial" w:cs="Arial"/>
          <w:sz w:val="24"/>
          <w:szCs w:val="24"/>
        </w:rPr>
        <w:t xml:space="preserve"> </w:t>
      </w:r>
    </w:p>
    <w:p w14:paraId="683F75CD" w14:textId="42F1A48C" w:rsidR="004335DD" w:rsidRPr="00C176F4" w:rsidRDefault="004335DD" w:rsidP="006E73BF">
      <w:pPr>
        <w:pStyle w:val="Prrafodelista"/>
        <w:numPr>
          <w:ilvl w:val="0"/>
          <w:numId w:val="5"/>
        </w:numPr>
        <w:spacing w:line="360" w:lineRule="auto"/>
        <w:rPr>
          <w:rFonts w:ascii="Arial" w:hAnsi="Arial" w:cs="Arial"/>
          <w:sz w:val="24"/>
          <w:szCs w:val="24"/>
        </w:rPr>
      </w:pPr>
      <w:proofErr w:type="spellStart"/>
      <w:r w:rsidRPr="00C176F4">
        <w:rPr>
          <w:rFonts w:ascii="Arial" w:hAnsi="Arial" w:cs="Arial"/>
          <w:b/>
          <w:bCs/>
          <w:sz w:val="24"/>
          <w:szCs w:val="24"/>
        </w:rPr>
        <w:t>BI_Estadisticas_Clientes</w:t>
      </w:r>
      <w:proofErr w:type="spellEnd"/>
      <w:r w:rsidR="00947CF3" w:rsidRPr="00C176F4">
        <w:rPr>
          <w:rFonts w:ascii="Arial" w:hAnsi="Arial" w:cs="Arial"/>
          <w:sz w:val="24"/>
          <w:szCs w:val="24"/>
        </w:rPr>
        <w:t xml:space="preserve">: </w:t>
      </w:r>
      <w:r w:rsidR="000147EA">
        <w:rPr>
          <w:rFonts w:ascii="Arial" w:hAnsi="Arial" w:cs="Arial"/>
          <w:sz w:val="24"/>
          <w:szCs w:val="24"/>
        </w:rPr>
        <w:t>C</w:t>
      </w:r>
      <w:r w:rsidR="00947CF3" w:rsidRPr="00C176F4">
        <w:rPr>
          <w:rFonts w:ascii="Arial" w:hAnsi="Arial" w:cs="Arial"/>
          <w:sz w:val="24"/>
          <w:szCs w:val="24"/>
        </w:rPr>
        <w:t xml:space="preserve">ontiene información </w:t>
      </w:r>
      <w:r w:rsidR="009B3CD0" w:rsidRPr="00C176F4">
        <w:rPr>
          <w:rFonts w:ascii="Arial" w:hAnsi="Arial" w:cs="Arial"/>
          <w:sz w:val="24"/>
          <w:szCs w:val="24"/>
        </w:rPr>
        <w:t xml:space="preserve">sobre la cantidad de clientes existentes según </w:t>
      </w:r>
      <w:r w:rsidR="00947CF3" w:rsidRPr="00C176F4">
        <w:rPr>
          <w:rFonts w:ascii="Arial" w:hAnsi="Arial" w:cs="Arial"/>
          <w:sz w:val="24"/>
          <w:szCs w:val="24"/>
        </w:rPr>
        <w:t>rango de edad</w:t>
      </w:r>
      <w:r w:rsidR="000147EA">
        <w:rPr>
          <w:rFonts w:ascii="Arial" w:hAnsi="Arial" w:cs="Arial"/>
          <w:sz w:val="24"/>
          <w:szCs w:val="24"/>
        </w:rPr>
        <w:t xml:space="preserve"> y la</w:t>
      </w:r>
      <w:r w:rsidR="00947CF3" w:rsidRPr="00C176F4">
        <w:rPr>
          <w:rFonts w:ascii="Arial" w:hAnsi="Arial" w:cs="Arial"/>
          <w:sz w:val="24"/>
          <w:szCs w:val="24"/>
        </w:rPr>
        <w:t xml:space="preserve"> sucursal donde realizaron operaciones</w:t>
      </w:r>
    </w:p>
    <w:p w14:paraId="36609BCC" w14:textId="5616493C" w:rsidR="004335DD" w:rsidRPr="00C176F4" w:rsidRDefault="004335DD" w:rsidP="006E73BF">
      <w:pPr>
        <w:pStyle w:val="Prrafodelista"/>
        <w:numPr>
          <w:ilvl w:val="0"/>
          <w:numId w:val="5"/>
        </w:numPr>
        <w:spacing w:line="360" w:lineRule="auto"/>
        <w:rPr>
          <w:rFonts w:ascii="Arial" w:hAnsi="Arial" w:cs="Arial"/>
          <w:sz w:val="24"/>
          <w:szCs w:val="24"/>
        </w:rPr>
      </w:pPr>
      <w:proofErr w:type="spellStart"/>
      <w:r w:rsidRPr="00C176F4">
        <w:rPr>
          <w:rFonts w:ascii="Arial" w:hAnsi="Arial" w:cs="Arial"/>
          <w:b/>
          <w:bCs/>
          <w:sz w:val="24"/>
          <w:szCs w:val="24"/>
        </w:rPr>
        <w:t>Bi_Operaciones_automoviles</w:t>
      </w:r>
      <w:proofErr w:type="spellEnd"/>
      <w:r w:rsidR="00947CF3" w:rsidRPr="00C176F4">
        <w:rPr>
          <w:rFonts w:ascii="Arial" w:hAnsi="Arial" w:cs="Arial"/>
          <w:sz w:val="24"/>
          <w:szCs w:val="24"/>
        </w:rPr>
        <w:t xml:space="preserve">: contiene información de </w:t>
      </w:r>
      <w:r w:rsidR="009B3CD0" w:rsidRPr="00C176F4">
        <w:rPr>
          <w:rFonts w:ascii="Arial" w:hAnsi="Arial" w:cs="Arial"/>
          <w:sz w:val="24"/>
          <w:szCs w:val="24"/>
        </w:rPr>
        <w:t>la cantidad de</w:t>
      </w:r>
      <w:r w:rsidR="00947CF3" w:rsidRPr="00C176F4">
        <w:rPr>
          <w:rFonts w:ascii="Arial" w:hAnsi="Arial" w:cs="Arial"/>
          <w:sz w:val="24"/>
          <w:szCs w:val="24"/>
        </w:rPr>
        <w:t xml:space="preserve"> operaciones de compra y venta de automóviles, modelo del auto, sucursal y precios de compra y venta respectivamente.</w:t>
      </w:r>
      <w:r w:rsidR="009B3CD0" w:rsidRPr="00C176F4">
        <w:rPr>
          <w:rFonts w:ascii="Arial" w:hAnsi="Arial" w:cs="Arial"/>
          <w:sz w:val="24"/>
          <w:szCs w:val="24"/>
        </w:rPr>
        <w:t xml:space="preserve"> Se utiliza para calcular la ganancias, promedios de precio y promedio de tiempo en stock.</w:t>
      </w:r>
    </w:p>
    <w:p w14:paraId="1483B511" w14:textId="300470CB" w:rsidR="004335DD" w:rsidRPr="00C176F4" w:rsidRDefault="004335DD" w:rsidP="006E73BF">
      <w:pPr>
        <w:pStyle w:val="Prrafodelista"/>
        <w:numPr>
          <w:ilvl w:val="0"/>
          <w:numId w:val="5"/>
        </w:numPr>
        <w:spacing w:line="360" w:lineRule="auto"/>
        <w:rPr>
          <w:rFonts w:ascii="Arial" w:hAnsi="Arial" w:cs="Arial"/>
          <w:sz w:val="24"/>
          <w:szCs w:val="24"/>
        </w:rPr>
      </w:pPr>
      <w:proofErr w:type="spellStart"/>
      <w:r w:rsidRPr="00C176F4">
        <w:rPr>
          <w:rFonts w:ascii="Arial" w:hAnsi="Arial" w:cs="Arial"/>
          <w:b/>
          <w:bCs/>
          <w:sz w:val="24"/>
          <w:szCs w:val="24"/>
        </w:rPr>
        <w:t>Bi_Operaciones_autopartes</w:t>
      </w:r>
      <w:proofErr w:type="spellEnd"/>
      <w:r w:rsidR="00947CF3" w:rsidRPr="00C176F4">
        <w:rPr>
          <w:rFonts w:ascii="Arial" w:hAnsi="Arial" w:cs="Arial"/>
          <w:sz w:val="24"/>
          <w:szCs w:val="24"/>
        </w:rPr>
        <w:t xml:space="preserve">: contiene información de </w:t>
      </w:r>
      <w:r w:rsidR="009B3CD0" w:rsidRPr="00C176F4">
        <w:rPr>
          <w:rFonts w:ascii="Arial" w:hAnsi="Arial" w:cs="Arial"/>
          <w:sz w:val="24"/>
          <w:szCs w:val="24"/>
        </w:rPr>
        <w:t xml:space="preserve">la cantidad de </w:t>
      </w:r>
      <w:r w:rsidR="00947CF3" w:rsidRPr="00C176F4">
        <w:rPr>
          <w:rFonts w:ascii="Arial" w:hAnsi="Arial" w:cs="Arial"/>
          <w:sz w:val="24"/>
          <w:szCs w:val="24"/>
        </w:rPr>
        <w:t xml:space="preserve">distintas operaciones de autopartes similar a automóviles con el agregado del </w:t>
      </w:r>
      <w:proofErr w:type="spellStart"/>
      <w:r w:rsidR="00947CF3" w:rsidRPr="00C176F4">
        <w:rPr>
          <w:rFonts w:ascii="Arial" w:hAnsi="Arial" w:cs="Arial"/>
          <w:sz w:val="24"/>
          <w:szCs w:val="24"/>
        </w:rPr>
        <w:t>calculo</w:t>
      </w:r>
      <w:proofErr w:type="spellEnd"/>
      <w:r w:rsidR="00947CF3" w:rsidRPr="00C176F4">
        <w:rPr>
          <w:rFonts w:ascii="Arial" w:hAnsi="Arial" w:cs="Arial"/>
          <w:sz w:val="24"/>
          <w:szCs w:val="24"/>
        </w:rPr>
        <w:t xml:space="preserve"> de stock, </w:t>
      </w:r>
      <w:proofErr w:type="spellStart"/>
      <w:r w:rsidR="00947CF3" w:rsidRPr="00C176F4">
        <w:rPr>
          <w:rFonts w:ascii="Arial" w:hAnsi="Arial" w:cs="Arial"/>
          <w:sz w:val="24"/>
          <w:szCs w:val="24"/>
        </w:rPr>
        <w:t>frabricante</w:t>
      </w:r>
      <w:proofErr w:type="spellEnd"/>
      <w:r w:rsidR="00947CF3" w:rsidRPr="00C176F4">
        <w:rPr>
          <w:rFonts w:ascii="Arial" w:hAnsi="Arial" w:cs="Arial"/>
          <w:sz w:val="24"/>
          <w:szCs w:val="24"/>
        </w:rPr>
        <w:t xml:space="preserve"> y rubro</w:t>
      </w:r>
      <w:r w:rsidR="009B3CD0" w:rsidRPr="00C176F4">
        <w:rPr>
          <w:rFonts w:ascii="Arial" w:hAnsi="Arial" w:cs="Arial"/>
          <w:sz w:val="24"/>
          <w:szCs w:val="24"/>
        </w:rPr>
        <w:t>. Se utiliza para calcular la ganancias.</w:t>
      </w:r>
    </w:p>
    <w:p w14:paraId="242BA954" w14:textId="5814BF34" w:rsidR="009B3CD0" w:rsidRPr="00C176F4" w:rsidRDefault="009B3CD0" w:rsidP="006E73BF">
      <w:pPr>
        <w:pStyle w:val="Prrafodelista"/>
        <w:numPr>
          <w:ilvl w:val="0"/>
          <w:numId w:val="5"/>
        </w:numPr>
        <w:spacing w:line="360" w:lineRule="auto"/>
        <w:rPr>
          <w:rFonts w:ascii="Arial" w:hAnsi="Arial" w:cs="Arial"/>
          <w:sz w:val="24"/>
          <w:szCs w:val="24"/>
        </w:rPr>
      </w:pPr>
      <w:proofErr w:type="spellStart"/>
      <w:r w:rsidRPr="00C176F4">
        <w:rPr>
          <w:rFonts w:ascii="Arial" w:hAnsi="Arial" w:cs="Arial"/>
          <w:b/>
          <w:bCs/>
          <w:sz w:val="24"/>
          <w:szCs w:val="24"/>
        </w:rPr>
        <w:t>BI_Stock_</w:t>
      </w:r>
      <w:r w:rsidR="005B0377" w:rsidRPr="00C176F4">
        <w:rPr>
          <w:rFonts w:ascii="Arial" w:hAnsi="Arial" w:cs="Arial"/>
          <w:b/>
          <w:bCs/>
          <w:sz w:val="24"/>
          <w:szCs w:val="24"/>
        </w:rPr>
        <w:t>autoparte</w:t>
      </w:r>
      <w:proofErr w:type="spellEnd"/>
      <w:r w:rsidRPr="00C176F4">
        <w:rPr>
          <w:rFonts w:ascii="Arial" w:hAnsi="Arial" w:cs="Arial"/>
          <w:sz w:val="24"/>
          <w:szCs w:val="24"/>
        </w:rPr>
        <w:t>: contiene información sobre la cantidad stock por sucursal, autoparte e instante de tiempo.</w:t>
      </w:r>
    </w:p>
    <w:p w14:paraId="67E12597" w14:textId="716AC354" w:rsidR="004335DD" w:rsidRPr="009B3CD0" w:rsidRDefault="004335DD" w:rsidP="004335DD">
      <w:pPr>
        <w:spacing w:line="360" w:lineRule="auto"/>
        <w:rPr>
          <w:rFonts w:ascii="Arial" w:hAnsi="Arial" w:cs="Arial"/>
          <w:sz w:val="32"/>
          <w:szCs w:val="32"/>
        </w:rPr>
      </w:pPr>
      <w:r w:rsidRPr="009B3CD0">
        <w:rPr>
          <w:rFonts w:ascii="Arial" w:hAnsi="Arial" w:cs="Arial"/>
          <w:b/>
          <w:bCs/>
          <w:sz w:val="32"/>
          <w:szCs w:val="32"/>
        </w:rPr>
        <w:t>Dimensiones</w:t>
      </w:r>
      <w:r w:rsidRPr="009B3CD0">
        <w:rPr>
          <w:rFonts w:ascii="Arial" w:hAnsi="Arial" w:cs="Arial"/>
          <w:sz w:val="32"/>
          <w:szCs w:val="32"/>
        </w:rPr>
        <w:t>:</w:t>
      </w:r>
    </w:p>
    <w:p w14:paraId="27D45D89" w14:textId="38BD02D2" w:rsidR="004335DD" w:rsidRPr="00C176F4" w:rsidRDefault="004335DD" w:rsidP="006E73BF">
      <w:pPr>
        <w:pStyle w:val="Prrafodelista"/>
        <w:numPr>
          <w:ilvl w:val="0"/>
          <w:numId w:val="6"/>
        </w:numPr>
        <w:spacing w:line="360" w:lineRule="auto"/>
        <w:rPr>
          <w:rFonts w:ascii="Arial" w:hAnsi="Arial" w:cs="Arial"/>
          <w:sz w:val="24"/>
          <w:szCs w:val="24"/>
        </w:rPr>
      </w:pPr>
      <w:proofErr w:type="spellStart"/>
      <w:r w:rsidRPr="00C176F4">
        <w:rPr>
          <w:rFonts w:ascii="Arial" w:hAnsi="Arial" w:cs="Arial"/>
          <w:b/>
          <w:bCs/>
          <w:sz w:val="24"/>
          <w:szCs w:val="24"/>
        </w:rPr>
        <w:t>Bi_Instantes</w:t>
      </w:r>
      <w:proofErr w:type="spellEnd"/>
      <w:r w:rsidR="004D7C59" w:rsidRPr="00C176F4">
        <w:rPr>
          <w:rFonts w:ascii="Arial" w:hAnsi="Arial" w:cs="Arial"/>
          <w:b/>
          <w:bCs/>
          <w:sz w:val="24"/>
          <w:szCs w:val="24"/>
        </w:rPr>
        <w:t>:</w:t>
      </w:r>
      <w:r w:rsidR="004D7C59" w:rsidRPr="00C176F4">
        <w:rPr>
          <w:rFonts w:ascii="Arial" w:hAnsi="Arial" w:cs="Arial"/>
          <w:sz w:val="24"/>
          <w:szCs w:val="24"/>
        </w:rPr>
        <w:t xml:space="preserve"> un instante es un conjunto formado por un mes y un año. Esta tabla nos permite manejar la dimensión del tiempo.</w:t>
      </w:r>
    </w:p>
    <w:p w14:paraId="0B5B34FA" w14:textId="4A4B901C" w:rsidR="004335DD" w:rsidRPr="00C176F4" w:rsidRDefault="004335DD" w:rsidP="006E73BF">
      <w:pPr>
        <w:pStyle w:val="Prrafodelista"/>
        <w:numPr>
          <w:ilvl w:val="0"/>
          <w:numId w:val="6"/>
        </w:numPr>
        <w:spacing w:line="360" w:lineRule="auto"/>
        <w:rPr>
          <w:rFonts w:ascii="Arial" w:hAnsi="Arial" w:cs="Arial"/>
          <w:sz w:val="24"/>
          <w:szCs w:val="24"/>
        </w:rPr>
      </w:pPr>
      <w:proofErr w:type="spellStart"/>
      <w:r w:rsidRPr="00C176F4">
        <w:rPr>
          <w:rFonts w:ascii="Arial" w:hAnsi="Arial" w:cs="Arial"/>
          <w:b/>
          <w:bCs/>
          <w:sz w:val="24"/>
          <w:szCs w:val="24"/>
        </w:rPr>
        <w:t>Bi_rangos_edades</w:t>
      </w:r>
      <w:proofErr w:type="spellEnd"/>
      <w:r w:rsidR="004D7C59" w:rsidRPr="00C176F4">
        <w:rPr>
          <w:rFonts w:ascii="Arial" w:hAnsi="Arial" w:cs="Arial"/>
          <w:b/>
          <w:bCs/>
          <w:sz w:val="24"/>
          <w:szCs w:val="24"/>
        </w:rPr>
        <w:t>:</w:t>
      </w:r>
      <w:r w:rsidR="004D7C59" w:rsidRPr="00C176F4">
        <w:rPr>
          <w:rFonts w:ascii="Arial" w:hAnsi="Arial" w:cs="Arial"/>
          <w:sz w:val="24"/>
          <w:szCs w:val="24"/>
        </w:rPr>
        <w:t xml:space="preserve"> esta tabla contiene los distintos rangos de edades que nos interesan analizar</w:t>
      </w:r>
    </w:p>
    <w:p w14:paraId="3756606A" w14:textId="7482581B" w:rsidR="004D7C59" w:rsidRPr="00C176F4" w:rsidRDefault="004335DD" w:rsidP="006E73BF">
      <w:pPr>
        <w:pStyle w:val="Prrafodelista"/>
        <w:numPr>
          <w:ilvl w:val="0"/>
          <w:numId w:val="6"/>
        </w:numPr>
        <w:spacing w:line="360" w:lineRule="auto"/>
        <w:rPr>
          <w:rFonts w:ascii="Arial" w:hAnsi="Arial" w:cs="Arial"/>
          <w:sz w:val="24"/>
          <w:szCs w:val="24"/>
        </w:rPr>
      </w:pPr>
      <w:proofErr w:type="spellStart"/>
      <w:r w:rsidRPr="00C176F4">
        <w:rPr>
          <w:rFonts w:ascii="Arial" w:hAnsi="Arial" w:cs="Arial"/>
          <w:b/>
          <w:bCs/>
          <w:sz w:val="24"/>
          <w:szCs w:val="24"/>
        </w:rPr>
        <w:t>Bi_rangos_potencias</w:t>
      </w:r>
      <w:proofErr w:type="spellEnd"/>
      <w:r w:rsidR="004D7C59" w:rsidRPr="00C176F4">
        <w:rPr>
          <w:rFonts w:ascii="Arial" w:hAnsi="Arial" w:cs="Arial"/>
          <w:b/>
          <w:bCs/>
          <w:sz w:val="24"/>
          <w:szCs w:val="24"/>
        </w:rPr>
        <w:t>:</w:t>
      </w:r>
      <w:r w:rsidR="004D7C59" w:rsidRPr="00C176F4">
        <w:rPr>
          <w:rFonts w:ascii="Arial" w:hAnsi="Arial" w:cs="Arial"/>
          <w:sz w:val="24"/>
          <w:szCs w:val="24"/>
        </w:rPr>
        <w:t xml:space="preserve"> esta tabla contiene los distintos rangos de motores que nos interesan analizar</w:t>
      </w:r>
    </w:p>
    <w:p w14:paraId="7078667B" w14:textId="77777777" w:rsidR="009B3CD0" w:rsidRDefault="009B3CD0" w:rsidP="004335DD">
      <w:pPr>
        <w:spacing w:line="360" w:lineRule="auto"/>
        <w:rPr>
          <w:rFonts w:ascii="Arial" w:hAnsi="Arial" w:cs="Arial"/>
          <w:sz w:val="24"/>
          <w:szCs w:val="24"/>
        </w:rPr>
      </w:pPr>
    </w:p>
    <w:p w14:paraId="6848CA4D" w14:textId="77777777" w:rsidR="009B3CD0" w:rsidRDefault="009B3CD0" w:rsidP="004335DD">
      <w:pPr>
        <w:spacing w:line="360" w:lineRule="auto"/>
        <w:rPr>
          <w:rFonts w:ascii="Arial" w:hAnsi="Arial" w:cs="Arial"/>
          <w:sz w:val="24"/>
          <w:szCs w:val="24"/>
        </w:rPr>
      </w:pPr>
    </w:p>
    <w:p w14:paraId="68B74F11" w14:textId="77777777" w:rsidR="009B3CD0" w:rsidRDefault="009B3CD0" w:rsidP="004335DD">
      <w:pPr>
        <w:spacing w:line="360" w:lineRule="auto"/>
        <w:rPr>
          <w:rFonts w:ascii="Arial" w:hAnsi="Arial" w:cs="Arial"/>
          <w:sz w:val="24"/>
          <w:szCs w:val="24"/>
        </w:rPr>
      </w:pPr>
    </w:p>
    <w:p w14:paraId="379C1988" w14:textId="77777777" w:rsidR="009B3CD0" w:rsidRDefault="009B3CD0" w:rsidP="004335DD">
      <w:pPr>
        <w:spacing w:line="360" w:lineRule="auto"/>
        <w:rPr>
          <w:rFonts w:ascii="Arial" w:hAnsi="Arial" w:cs="Arial"/>
          <w:sz w:val="24"/>
          <w:szCs w:val="24"/>
        </w:rPr>
      </w:pPr>
    </w:p>
    <w:p w14:paraId="711DD304" w14:textId="77777777" w:rsidR="009B3CD0" w:rsidRDefault="009B3CD0" w:rsidP="004335DD">
      <w:pPr>
        <w:spacing w:line="360" w:lineRule="auto"/>
        <w:rPr>
          <w:rFonts w:ascii="Arial" w:hAnsi="Arial" w:cs="Arial"/>
          <w:sz w:val="24"/>
          <w:szCs w:val="24"/>
        </w:rPr>
      </w:pPr>
    </w:p>
    <w:p w14:paraId="21F053BE" w14:textId="77777777" w:rsidR="00172C1E" w:rsidRDefault="00172C1E" w:rsidP="00B9082A">
      <w:pPr>
        <w:spacing w:line="360" w:lineRule="auto"/>
        <w:rPr>
          <w:rStyle w:val="Referenciasutil"/>
          <w:sz w:val="32"/>
          <w:szCs w:val="32"/>
        </w:rPr>
      </w:pPr>
    </w:p>
    <w:p w14:paraId="6C298E7D" w14:textId="398E44C0" w:rsidR="00B9082A" w:rsidRPr="00D73F32" w:rsidRDefault="00B9082A" w:rsidP="00B9082A">
      <w:pPr>
        <w:spacing w:line="360" w:lineRule="auto"/>
        <w:rPr>
          <w:rStyle w:val="Referenciasutil"/>
          <w:sz w:val="32"/>
          <w:szCs w:val="32"/>
        </w:rPr>
      </w:pPr>
      <w:r w:rsidRPr="00D73F32">
        <w:rPr>
          <w:rStyle w:val="Referenciasutil"/>
          <w:sz w:val="32"/>
          <w:szCs w:val="32"/>
        </w:rPr>
        <w:t xml:space="preserve">Business </w:t>
      </w:r>
      <w:proofErr w:type="spellStart"/>
      <w:r w:rsidRPr="00D73F32">
        <w:rPr>
          <w:rStyle w:val="Referenciasutil"/>
          <w:sz w:val="32"/>
          <w:szCs w:val="32"/>
        </w:rPr>
        <w:t>Intelligence</w:t>
      </w:r>
      <w:proofErr w:type="spellEnd"/>
      <w:r w:rsidRPr="00D73F32">
        <w:rPr>
          <w:rStyle w:val="Referenciasutil"/>
          <w:sz w:val="32"/>
          <w:szCs w:val="32"/>
        </w:rPr>
        <w:t xml:space="preserve">  - DECISIONES DE DISEÑO</w:t>
      </w:r>
    </w:p>
    <w:p w14:paraId="70AB5AB3" w14:textId="53602607" w:rsidR="00482E36" w:rsidRDefault="00D73F32" w:rsidP="006E73BF">
      <w:pPr>
        <w:numPr>
          <w:ilvl w:val="0"/>
          <w:numId w:val="4"/>
        </w:numPr>
        <w:spacing w:after="0" w:line="240" w:lineRule="auto"/>
        <w:jc w:val="both"/>
        <w:textAlignment w:val="center"/>
        <w:rPr>
          <w:rFonts w:ascii="Arial" w:eastAsia="Times New Roman" w:hAnsi="Arial" w:cs="Arial"/>
          <w:sz w:val="24"/>
          <w:szCs w:val="24"/>
          <w:lang w:val="es-US" w:eastAsia="es-AR"/>
        </w:rPr>
      </w:pPr>
      <w:r>
        <w:rPr>
          <w:rFonts w:ascii="Arial" w:eastAsia="Times New Roman" w:hAnsi="Arial" w:cs="Arial"/>
          <w:sz w:val="24"/>
          <w:szCs w:val="24"/>
          <w:lang w:val="es-US" w:eastAsia="es-AR"/>
        </w:rPr>
        <w:t>Comenzamos</w:t>
      </w:r>
      <w:r w:rsidR="00482E36">
        <w:rPr>
          <w:rFonts w:ascii="Arial" w:eastAsia="Times New Roman" w:hAnsi="Arial" w:cs="Arial"/>
          <w:sz w:val="24"/>
          <w:szCs w:val="24"/>
          <w:lang w:val="es-US" w:eastAsia="es-AR"/>
        </w:rPr>
        <w:t xml:space="preserve"> las operaciones  de Automóviles tomando como punto de partida la información de la tabla “</w:t>
      </w:r>
      <w:proofErr w:type="spellStart"/>
      <w:r w:rsidR="00482E36">
        <w:rPr>
          <w:rFonts w:ascii="Arial" w:eastAsia="Times New Roman" w:hAnsi="Arial" w:cs="Arial"/>
          <w:sz w:val="24"/>
          <w:szCs w:val="24"/>
          <w:lang w:val="es-US" w:eastAsia="es-AR"/>
        </w:rPr>
        <w:t>Modelos_automóviles</w:t>
      </w:r>
      <w:proofErr w:type="spellEnd"/>
      <w:r w:rsidR="00482E36">
        <w:rPr>
          <w:rFonts w:ascii="Arial" w:eastAsia="Times New Roman" w:hAnsi="Arial" w:cs="Arial"/>
          <w:sz w:val="24"/>
          <w:szCs w:val="24"/>
          <w:lang w:val="es-US" w:eastAsia="es-AR"/>
        </w:rPr>
        <w:t>”</w:t>
      </w:r>
      <w:r>
        <w:rPr>
          <w:rFonts w:ascii="Arial" w:eastAsia="Times New Roman" w:hAnsi="Arial" w:cs="Arial"/>
          <w:sz w:val="24"/>
          <w:szCs w:val="24"/>
          <w:lang w:val="es-US" w:eastAsia="es-AR"/>
        </w:rPr>
        <w:t xml:space="preserve"> creada durante la entrega </w:t>
      </w:r>
      <w:r w:rsidR="00482E36">
        <w:rPr>
          <w:rFonts w:ascii="Arial" w:eastAsia="Times New Roman" w:hAnsi="Arial" w:cs="Arial"/>
          <w:sz w:val="24"/>
          <w:szCs w:val="24"/>
          <w:lang w:val="es-US" w:eastAsia="es-AR"/>
        </w:rPr>
        <w:t>anterior.</w:t>
      </w:r>
      <w:r w:rsidR="00B9082A" w:rsidRPr="00B9082A">
        <w:rPr>
          <w:rFonts w:ascii="Arial" w:eastAsia="Times New Roman" w:hAnsi="Arial" w:cs="Arial"/>
          <w:sz w:val="24"/>
          <w:szCs w:val="24"/>
          <w:lang w:val="es-US" w:eastAsia="es-AR"/>
        </w:rPr>
        <w:t xml:space="preserve"> </w:t>
      </w:r>
      <w:r w:rsidR="00482E36">
        <w:rPr>
          <w:rFonts w:ascii="Arial" w:eastAsia="Times New Roman" w:hAnsi="Arial" w:cs="Arial"/>
          <w:sz w:val="24"/>
          <w:szCs w:val="24"/>
          <w:lang w:val="es-US" w:eastAsia="es-AR"/>
        </w:rPr>
        <w:t>A ello le sumamos la</w:t>
      </w:r>
      <w:r w:rsidR="00B9082A" w:rsidRPr="00B9082A">
        <w:rPr>
          <w:rFonts w:ascii="Arial" w:eastAsia="Times New Roman" w:hAnsi="Arial" w:cs="Arial"/>
          <w:sz w:val="24"/>
          <w:szCs w:val="24"/>
          <w:lang w:val="es-US" w:eastAsia="es-AR"/>
        </w:rPr>
        <w:t xml:space="preserve"> cant</w:t>
      </w:r>
      <w:r>
        <w:rPr>
          <w:rFonts w:ascii="Arial" w:eastAsia="Times New Roman" w:hAnsi="Arial" w:cs="Arial"/>
          <w:sz w:val="24"/>
          <w:szCs w:val="24"/>
          <w:lang w:val="es-US" w:eastAsia="es-AR"/>
        </w:rPr>
        <w:t xml:space="preserve">idad </w:t>
      </w:r>
      <w:r w:rsidR="00B9082A" w:rsidRPr="00B9082A">
        <w:rPr>
          <w:rFonts w:ascii="Arial" w:eastAsia="Times New Roman" w:hAnsi="Arial" w:cs="Arial"/>
          <w:sz w:val="24"/>
          <w:szCs w:val="24"/>
          <w:lang w:val="es-US" w:eastAsia="es-AR"/>
        </w:rPr>
        <w:t xml:space="preserve">comprada, vendida y precios por instante y sucursal, lo cual </w:t>
      </w:r>
      <w:proofErr w:type="spellStart"/>
      <w:r w:rsidR="00482E36">
        <w:rPr>
          <w:rFonts w:ascii="Arial" w:eastAsia="Times New Roman" w:hAnsi="Arial" w:cs="Arial"/>
          <w:sz w:val="24"/>
          <w:szCs w:val="24"/>
          <w:lang w:val="es-US" w:eastAsia="es-AR"/>
        </w:rPr>
        <w:t>mas</w:t>
      </w:r>
      <w:proofErr w:type="spellEnd"/>
      <w:r w:rsidR="00482E36">
        <w:rPr>
          <w:rFonts w:ascii="Arial" w:eastAsia="Times New Roman" w:hAnsi="Arial" w:cs="Arial"/>
          <w:sz w:val="24"/>
          <w:szCs w:val="24"/>
          <w:lang w:val="es-US" w:eastAsia="es-AR"/>
        </w:rPr>
        <w:t xml:space="preserve"> tarde nos</w:t>
      </w:r>
      <w:r w:rsidR="00B9082A" w:rsidRPr="00B9082A">
        <w:rPr>
          <w:rFonts w:ascii="Arial" w:eastAsia="Times New Roman" w:hAnsi="Arial" w:cs="Arial"/>
          <w:sz w:val="24"/>
          <w:szCs w:val="24"/>
          <w:lang w:val="es-US" w:eastAsia="es-AR"/>
        </w:rPr>
        <w:t xml:space="preserve"> dimos cuenta </w:t>
      </w:r>
      <w:r w:rsidRPr="00B9082A">
        <w:rPr>
          <w:rFonts w:ascii="Arial" w:eastAsia="Times New Roman" w:hAnsi="Arial" w:cs="Arial"/>
          <w:sz w:val="24"/>
          <w:szCs w:val="24"/>
          <w:lang w:val="es-US" w:eastAsia="es-AR"/>
        </w:rPr>
        <w:t>que</w:t>
      </w:r>
      <w:r w:rsidR="00B9082A" w:rsidRPr="00B9082A">
        <w:rPr>
          <w:rFonts w:ascii="Arial" w:eastAsia="Times New Roman" w:hAnsi="Arial" w:cs="Arial"/>
          <w:sz w:val="24"/>
          <w:szCs w:val="24"/>
          <w:lang w:val="es-US" w:eastAsia="es-AR"/>
        </w:rPr>
        <w:t xml:space="preserve"> no fue lo mejor para las vistas, sumado a que nos percatamos que la sucu</w:t>
      </w:r>
      <w:r>
        <w:rPr>
          <w:rFonts w:ascii="Arial" w:eastAsia="Times New Roman" w:hAnsi="Arial" w:cs="Arial"/>
          <w:sz w:val="24"/>
          <w:szCs w:val="24"/>
          <w:lang w:val="es-US" w:eastAsia="es-AR"/>
        </w:rPr>
        <w:t>rsal</w:t>
      </w:r>
      <w:r w:rsidR="00B9082A" w:rsidRPr="00B9082A">
        <w:rPr>
          <w:rFonts w:ascii="Arial" w:eastAsia="Times New Roman" w:hAnsi="Arial" w:cs="Arial"/>
          <w:sz w:val="24"/>
          <w:szCs w:val="24"/>
          <w:lang w:val="es-US" w:eastAsia="es-AR"/>
        </w:rPr>
        <w:t xml:space="preserve"> que compra no siempre es la misma que vende.</w:t>
      </w:r>
    </w:p>
    <w:p w14:paraId="2438F3C9" w14:textId="53C96819" w:rsidR="00B9082A" w:rsidRPr="00B9082A" w:rsidRDefault="00D73F32" w:rsidP="00482E36">
      <w:pPr>
        <w:spacing w:after="0" w:line="240" w:lineRule="auto"/>
        <w:ind w:left="720"/>
        <w:jc w:val="both"/>
        <w:textAlignment w:val="center"/>
        <w:rPr>
          <w:rFonts w:ascii="Arial" w:eastAsia="Times New Roman" w:hAnsi="Arial" w:cs="Arial"/>
          <w:sz w:val="24"/>
          <w:szCs w:val="24"/>
          <w:lang w:val="es-US" w:eastAsia="es-AR"/>
        </w:rPr>
      </w:pPr>
      <w:r>
        <w:rPr>
          <w:rFonts w:ascii="Arial" w:eastAsia="Times New Roman" w:hAnsi="Arial" w:cs="Arial"/>
          <w:sz w:val="24"/>
          <w:szCs w:val="24"/>
          <w:lang w:val="es-US" w:eastAsia="es-AR"/>
        </w:rPr>
        <w:t xml:space="preserve"> </w:t>
      </w:r>
    </w:p>
    <w:p w14:paraId="22647BDB" w14:textId="6C0B8DB3" w:rsidR="00B9082A" w:rsidRPr="00B9082A" w:rsidRDefault="00B9082A" w:rsidP="00482E36">
      <w:pPr>
        <w:spacing w:after="0" w:line="240" w:lineRule="auto"/>
        <w:ind w:left="720"/>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En un principio</w:t>
      </w:r>
      <w:r w:rsidR="00482E36">
        <w:rPr>
          <w:rFonts w:ascii="Arial" w:eastAsia="Times New Roman" w:hAnsi="Arial" w:cs="Arial"/>
          <w:sz w:val="24"/>
          <w:szCs w:val="24"/>
          <w:lang w:val="es-US" w:eastAsia="es-AR"/>
        </w:rPr>
        <w:t>,</w:t>
      </w:r>
      <w:r w:rsidRPr="00B9082A">
        <w:rPr>
          <w:rFonts w:ascii="Arial" w:eastAsia="Times New Roman" w:hAnsi="Arial" w:cs="Arial"/>
          <w:sz w:val="24"/>
          <w:szCs w:val="24"/>
          <w:lang w:val="es-US" w:eastAsia="es-AR"/>
        </w:rPr>
        <w:t xml:space="preserve"> optamos por la estrategia </w:t>
      </w:r>
      <w:r w:rsidR="00D73F32">
        <w:rPr>
          <w:rFonts w:ascii="Arial" w:eastAsia="Times New Roman" w:hAnsi="Arial" w:cs="Arial"/>
          <w:sz w:val="24"/>
          <w:szCs w:val="24"/>
          <w:lang w:val="es-US" w:eastAsia="es-AR"/>
        </w:rPr>
        <w:t xml:space="preserve">de herencia </w:t>
      </w:r>
      <w:r w:rsidR="00482E36">
        <w:rPr>
          <w:rFonts w:ascii="Arial" w:eastAsia="Times New Roman" w:hAnsi="Arial" w:cs="Arial"/>
          <w:sz w:val="24"/>
          <w:szCs w:val="24"/>
          <w:lang w:val="es-US" w:eastAsia="es-AR"/>
        </w:rPr>
        <w:t>“S</w:t>
      </w:r>
      <w:r w:rsidRPr="00B9082A">
        <w:rPr>
          <w:rFonts w:ascii="Arial" w:eastAsia="Times New Roman" w:hAnsi="Arial" w:cs="Arial"/>
          <w:sz w:val="24"/>
          <w:szCs w:val="24"/>
          <w:lang w:val="es-US" w:eastAsia="es-AR"/>
        </w:rPr>
        <w:t xml:space="preserve">ingle </w:t>
      </w:r>
      <w:r w:rsidR="00482E36">
        <w:rPr>
          <w:rFonts w:ascii="Arial" w:eastAsia="Times New Roman" w:hAnsi="Arial" w:cs="Arial"/>
          <w:sz w:val="24"/>
          <w:szCs w:val="24"/>
          <w:lang w:val="es-US" w:eastAsia="es-AR"/>
        </w:rPr>
        <w:t>T</w:t>
      </w:r>
      <w:r w:rsidRPr="00B9082A">
        <w:rPr>
          <w:rFonts w:ascii="Arial" w:eastAsia="Times New Roman" w:hAnsi="Arial" w:cs="Arial"/>
          <w:sz w:val="24"/>
          <w:szCs w:val="24"/>
          <w:lang w:val="es-US" w:eastAsia="es-AR"/>
        </w:rPr>
        <w:t>able</w:t>
      </w:r>
      <w:r w:rsidR="00482E36">
        <w:rPr>
          <w:rFonts w:ascii="Arial" w:eastAsia="Times New Roman" w:hAnsi="Arial" w:cs="Arial"/>
          <w:sz w:val="24"/>
          <w:szCs w:val="24"/>
          <w:lang w:val="es-US" w:eastAsia="es-AR"/>
        </w:rPr>
        <w:t>” para las Operaciones en general</w:t>
      </w:r>
      <w:r w:rsidRPr="00B9082A">
        <w:rPr>
          <w:rFonts w:ascii="Arial" w:eastAsia="Times New Roman" w:hAnsi="Arial" w:cs="Arial"/>
          <w:sz w:val="24"/>
          <w:szCs w:val="24"/>
          <w:lang w:val="es-US" w:eastAsia="es-AR"/>
        </w:rPr>
        <w:t>, juntando</w:t>
      </w:r>
      <w:r w:rsidR="00482E36">
        <w:rPr>
          <w:rFonts w:ascii="Arial" w:eastAsia="Times New Roman" w:hAnsi="Arial" w:cs="Arial"/>
          <w:sz w:val="24"/>
          <w:szCs w:val="24"/>
          <w:lang w:val="es-US" w:eastAsia="es-AR"/>
        </w:rPr>
        <w:t xml:space="preserve"> las</w:t>
      </w:r>
      <w:r w:rsidRPr="00B9082A">
        <w:rPr>
          <w:rFonts w:ascii="Arial" w:eastAsia="Times New Roman" w:hAnsi="Arial" w:cs="Arial"/>
          <w:sz w:val="24"/>
          <w:szCs w:val="24"/>
          <w:lang w:val="es-US" w:eastAsia="es-AR"/>
        </w:rPr>
        <w:t xml:space="preserve"> compras y ventas en </w:t>
      </w:r>
      <w:r w:rsidR="00D73F32">
        <w:rPr>
          <w:rFonts w:ascii="Arial" w:eastAsia="Times New Roman" w:hAnsi="Arial" w:cs="Arial"/>
          <w:sz w:val="24"/>
          <w:szCs w:val="24"/>
          <w:lang w:val="es-US" w:eastAsia="es-AR"/>
        </w:rPr>
        <w:t>una</w:t>
      </w:r>
      <w:r w:rsidRPr="00B9082A">
        <w:rPr>
          <w:rFonts w:ascii="Arial" w:eastAsia="Times New Roman" w:hAnsi="Arial" w:cs="Arial"/>
          <w:sz w:val="24"/>
          <w:szCs w:val="24"/>
          <w:lang w:val="es-US" w:eastAsia="es-AR"/>
        </w:rPr>
        <w:t xml:space="preserve"> misma tabla con un campo discriminador, de modo que </w:t>
      </w:r>
      <w:r w:rsidR="00D73F32">
        <w:rPr>
          <w:rFonts w:ascii="Arial" w:eastAsia="Times New Roman" w:hAnsi="Arial" w:cs="Arial"/>
          <w:sz w:val="24"/>
          <w:szCs w:val="24"/>
          <w:lang w:val="es-US" w:eastAsia="es-AR"/>
        </w:rPr>
        <w:t>l</w:t>
      </w:r>
      <w:r w:rsidRPr="00B9082A">
        <w:rPr>
          <w:rFonts w:ascii="Arial" w:eastAsia="Times New Roman" w:hAnsi="Arial" w:cs="Arial"/>
          <w:sz w:val="24"/>
          <w:szCs w:val="24"/>
          <w:lang w:val="es-US" w:eastAsia="es-AR"/>
        </w:rPr>
        <w:t xml:space="preserve">a </w:t>
      </w:r>
      <w:r w:rsidR="00F639EA">
        <w:rPr>
          <w:rFonts w:ascii="Arial" w:eastAsia="Times New Roman" w:hAnsi="Arial" w:cs="Arial"/>
          <w:sz w:val="24"/>
          <w:szCs w:val="24"/>
          <w:lang w:val="es-US" w:eastAsia="es-AR"/>
        </w:rPr>
        <w:t xml:space="preserve">misma </w:t>
      </w:r>
      <w:r w:rsidRPr="00B9082A">
        <w:rPr>
          <w:rFonts w:ascii="Arial" w:eastAsia="Times New Roman" w:hAnsi="Arial" w:cs="Arial"/>
          <w:sz w:val="24"/>
          <w:szCs w:val="24"/>
          <w:lang w:val="es-US" w:eastAsia="es-AR"/>
        </w:rPr>
        <w:t xml:space="preserve">paso a contener las operaciones individuales para guardar el registro de la entrada y la salida de cada uno. </w:t>
      </w:r>
    </w:p>
    <w:p w14:paraId="03F04D84" w14:textId="5AAC8908" w:rsidR="00B9082A" w:rsidRPr="00B9082A" w:rsidRDefault="00B9082A" w:rsidP="00482E36">
      <w:pPr>
        <w:spacing w:after="0" w:line="240" w:lineRule="auto"/>
        <w:ind w:left="720"/>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Finalmente decidimos </w:t>
      </w:r>
      <w:r w:rsidR="00D73F32">
        <w:rPr>
          <w:rFonts w:ascii="Arial" w:eastAsia="Times New Roman" w:hAnsi="Arial" w:cs="Arial"/>
          <w:sz w:val="24"/>
          <w:szCs w:val="24"/>
          <w:lang w:val="es-US" w:eastAsia="es-AR"/>
        </w:rPr>
        <w:t xml:space="preserve">almacenar la información de </w:t>
      </w:r>
      <w:r w:rsidRPr="00B9082A">
        <w:rPr>
          <w:rFonts w:ascii="Arial" w:eastAsia="Times New Roman" w:hAnsi="Arial" w:cs="Arial"/>
          <w:sz w:val="24"/>
          <w:szCs w:val="24"/>
          <w:lang w:val="es-US" w:eastAsia="es-AR"/>
        </w:rPr>
        <w:t xml:space="preserve">compra y venta del </w:t>
      </w:r>
      <w:r w:rsidR="00136DB6" w:rsidRPr="00B9082A">
        <w:rPr>
          <w:rFonts w:ascii="Arial" w:eastAsia="Times New Roman" w:hAnsi="Arial" w:cs="Arial"/>
          <w:sz w:val="24"/>
          <w:szCs w:val="24"/>
          <w:lang w:val="es-US" w:eastAsia="es-AR"/>
        </w:rPr>
        <w:t>automóvil</w:t>
      </w:r>
      <w:r w:rsidRPr="00B9082A">
        <w:rPr>
          <w:rFonts w:ascii="Arial" w:eastAsia="Times New Roman" w:hAnsi="Arial" w:cs="Arial"/>
          <w:sz w:val="24"/>
          <w:szCs w:val="24"/>
          <w:lang w:val="es-US" w:eastAsia="es-AR"/>
        </w:rPr>
        <w:t xml:space="preserve"> en la misma fila, lo cual si bien dificult</w:t>
      </w:r>
      <w:r w:rsidR="00174041">
        <w:rPr>
          <w:rFonts w:ascii="Arial" w:eastAsia="Times New Roman" w:hAnsi="Arial" w:cs="Arial"/>
          <w:sz w:val="24"/>
          <w:szCs w:val="24"/>
          <w:lang w:val="es-US" w:eastAsia="es-AR"/>
        </w:rPr>
        <w:t>ó</w:t>
      </w:r>
      <w:r w:rsidRPr="00B9082A">
        <w:rPr>
          <w:rFonts w:ascii="Arial" w:eastAsia="Times New Roman" w:hAnsi="Arial" w:cs="Arial"/>
          <w:sz w:val="24"/>
          <w:szCs w:val="24"/>
          <w:lang w:val="es-US" w:eastAsia="es-AR"/>
        </w:rPr>
        <w:t xml:space="preserve"> un poco la </w:t>
      </w:r>
      <w:r w:rsidR="00136DB6" w:rsidRPr="00B9082A">
        <w:rPr>
          <w:rFonts w:ascii="Arial" w:eastAsia="Times New Roman" w:hAnsi="Arial" w:cs="Arial"/>
          <w:sz w:val="24"/>
          <w:szCs w:val="24"/>
          <w:lang w:val="es-US" w:eastAsia="es-AR"/>
        </w:rPr>
        <w:t>migración</w:t>
      </w:r>
      <w:r w:rsidRPr="00B9082A">
        <w:rPr>
          <w:rFonts w:ascii="Arial" w:eastAsia="Times New Roman" w:hAnsi="Arial" w:cs="Arial"/>
          <w:sz w:val="24"/>
          <w:szCs w:val="24"/>
          <w:lang w:val="es-US" w:eastAsia="es-AR"/>
        </w:rPr>
        <w:t xml:space="preserve"> (debiendo hacer </w:t>
      </w:r>
      <w:proofErr w:type="spellStart"/>
      <w:r w:rsidRPr="00B9082A">
        <w:rPr>
          <w:rFonts w:ascii="Arial" w:eastAsia="Times New Roman" w:hAnsi="Arial" w:cs="Arial"/>
          <w:sz w:val="24"/>
          <w:szCs w:val="24"/>
          <w:lang w:val="es-US" w:eastAsia="es-AR"/>
        </w:rPr>
        <w:t>updates</w:t>
      </w:r>
      <w:proofErr w:type="spellEnd"/>
      <w:r w:rsidRPr="00B9082A">
        <w:rPr>
          <w:rFonts w:ascii="Arial" w:eastAsia="Times New Roman" w:hAnsi="Arial" w:cs="Arial"/>
          <w:sz w:val="24"/>
          <w:szCs w:val="24"/>
          <w:lang w:val="es-US" w:eastAsia="es-AR"/>
        </w:rPr>
        <w:t>), simplific</w:t>
      </w:r>
      <w:r w:rsidR="005C436E">
        <w:rPr>
          <w:rFonts w:ascii="Arial" w:eastAsia="Times New Roman" w:hAnsi="Arial" w:cs="Arial"/>
          <w:sz w:val="24"/>
          <w:szCs w:val="24"/>
          <w:lang w:val="es-US" w:eastAsia="es-AR"/>
        </w:rPr>
        <w:t>ó</w:t>
      </w:r>
      <w:r w:rsidRPr="00B9082A">
        <w:rPr>
          <w:rFonts w:ascii="Arial" w:eastAsia="Times New Roman" w:hAnsi="Arial" w:cs="Arial"/>
          <w:sz w:val="24"/>
          <w:szCs w:val="24"/>
          <w:lang w:val="es-US" w:eastAsia="es-AR"/>
        </w:rPr>
        <w:t xml:space="preserve"> considerablemente las vistas, reduciendo las decisiones y varios </w:t>
      </w:r>
      <w:proofErr w:type="spellStart"/>
      <w:r w:rsidRPr="00B9082A">
        <w:rPr>
          <w:rFonts w:ascii="Arial" w:eastAsia="Times New Roman" w:hAnsi="Arial" w:cs="Arial"/>
          <w:sz w:val="24"/>
          <w:szCs w:val="24"/>
          <w:lang w:val="es-US" w:eastAsia="es-AR"/>
        </w:rPr>
        <w:t>joins</w:t>
      </w:r>
      <w:proofErr w:type="spellEnd"/>
      <w:r w:rsidR="00D73F32">
        <w:rPr>
          <w:rFonts w:ascii="Arial" w:eastAsia="Times New Roman" w:hAnsi="Arial" w:cs="Arial"/>
          <w:sz w:val="24"/>
          <w:szCs w:val="24"/>
          <w:lang w:val="es-US" w:eastAsia="es-AR"/>
        </w:rPr>
        <w:t>.</w:t>
      </w:r>
      <w:r w:rsidR="00D73F32">
        <w:rPr>
          <w:rFonts w:ascii="Arial" w:eastAsia="Times New Roman" w:hAnsi="Arial" w:cs="Arial"/>
          <w:sz w:val="24"/>
          <w:szCs w:val="24"/>
          <w:lang w:val="es-US" w:eastAsia="es-AR"/>
        </w:rPr>
        <w:br/>
      </w:r>
    </w:p>
    <w:p w14:paraId="34DA62F9" w14:textId="442DFC18" w:rsidR="00B9082A" w:rsidRDefault="00B9082A" w:rsidP="006E73BF">
      <w:pPr>
        <w:numPr>
          <w:ilvl w:val="0"/>
          <w:numId w:val="4"/>
        </w:numPr>
        <w:spacing w:after="0" w:line="240" w:lineRule="auto"/>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Para las autopartes, guardamos algunos datos individuales tales como el fabricante (si bien vimos que es </w:t>
      </w:r>
      <w:r w:rsidR="00136DB6" w:rsidRPr="00B9082A">
        <w:rPr>
          <w:rFonts w:ascii="Arial" w:eastAsia="Times New Roman" w:hAnsi="Arial" w:cs="Arial"/>
          <w:sz w:val="24"/>
          <w:szCs w:val="24"/>
          <w:lang w:val="es-US" w:eastAsia="es-AR"/>
        </w:rPr>
        <w:t>único</w:t>
      </w:r>
      <w:r w:rsidRPr="00B9082A">
        <w:rPr>
          <w:rFonts w:ascii="Arial" w:eastAsia="Times New Roman" w:hAnsi="Arial" w:cs="Arial"/>
          <w:sz w:val="24"/>
          <w:szCs w:val="24"/>
          <w:lang w:val="es-US" w:eastAsia="es-AR"/>
        </w:rPr>
        <w:t xml:space="preserve">, consideramos que no necesariamente </w:t>
      </w:r>
      <w:r w:rsidR="00136DB6" w:rsidRPr="00B9082A">
        <w:rPr>
          <w:rFonts w:ascii="Arial" w:eastAsia="Times New Roman" w:hAnsi="Arial" w:cs="Arial"/>
          <w:sz w:val="24"/>
          <w:szCs w:val="24"/>
          <w:lang w:val="es-US" w:eastAsia="es-AR"/>
        </w:rPr>
        <w:t>será</w:t>
      </w:r>
      <w:r w:rsidRPr="00B9082A">
        <w:rPr>
          <w:rFonts w:ascii="Arial" w:eastAsia="Times New Roman" w:hAnsi="Arial" w:cs="Arial"/>
          <w:sz w:val="24"/>
          <w:szCs w:val="24"/>
          <w:lang w:val="es-US" w:eastAsia="es-AR"/>
        </w:rPr>
        <w:t xml:space="preserve"> </w:t>
      </w:r>
      <w:r w:rsidR="00136DB6" w:rsidRPr="00B9082A">
        <w:rPr>
          <w:rFonts w:ascii="Arial" w:eastAsia="Times New Roman" w:hAnsi="Arial" w:cs="Arial"/>
          <w:sz w:val="24"/>
          <w:szCs w:val="24"/>
          <w:lang w:val="es-US" w:eastAsia="es-AR"/>
        </w:rPr>
        <w:t>así</w:t>
      </w:r>
      <w:r w:rsidRPr="00B9082A">
        <w:rPr>
          <w:rFonts w:ascii="Arial" w:eastAsia="Times New Roman" w:hAnsi="Arial" w:cs="Arial"/>
          <w:sz w:val="24"/>
          <w:szCs w:val="24"/>
          <w:lang w:val="es-US" w:eastAsia="es-AR"/>
        </w:rPr>
        <w:t xml:space="preserve"> en el futuro) </w:t>
      </w:r>
      <w:r w:rsidR="006962DE">
        <w:rPr>
          <w:rFonts w:ascii="Arial" w:eastAsia="Times New Roman" w:hAnsi="Arial" w:cs="Arial"/>
          <w:sz w:val="24"/>
          <w:szCs w:val="24"/>
          <w:lang w:val="es-US" w:eastAsia="es-AR"/>
        </w:rPr>
        <w:t>y el stock de las mismas, finalmente decidimos colocarlo en una tabla separada para facilitar la consulta</w:t>
      </w:r>
    </w:p>
    <w:p w14:paraId="4E9F3926" w14:textId="4D6038C7" w:rsidR="00D73F32" w:rsidRDefault="00D73F32" w:rsidP="00482E36">
      <w:pPr>
        <w:spacing w:after="0" w:line="240" w:lineRule="auto"/>
        <w:jc w:val="both"/>
        <w:textAlignment w:val="center"/>
        <w:rPr>
          <w:rFonts w:ascii="Arial" w:eastAsia="Times New Roman" w:hAnsi="Arial" w:cs="Arial"/>
          <w:sz w:val="24"/>
          <w:szCs w:val="24"/>
          <w:lang w:val="es-US" w:eastAsia="es-AR"/>
        </w:rPr>
      </w:pPr>
    </w:p>
    <w:p w14:paraId="5F5AB0E7" w14:textId="77777777" w:rsidR="00D73F32" w:rsidRPr="00D73F32" w:rsidRDefault="00D73F32" w:rsidP="006E73BF">
      <w:pPr>
        <w:pStyle w:val="Prrafodelista"/>
        <w:numPr>
          <w:ilvl w:val="0"/>
          <w:numId w:val="4"/>
        </w:numPr>
        <w:spacing w:after="0" w:line="240" w:lineRule="auto"/>
        <w:jc w:val="both"/>
        <w:textAlignment w:val="center"/>
        <w:rPr>
          <w:rFonts w:ascii="Arial" w:eastAsia="Times New Roman" w:hAnsi="Arial" w:cs="Arial"/>
          <w:sz w:val="24"/>
          <w:szCs w:val="24"/>
          <w:lang w:val="es-US" w:eastAsia="es-AR"/>
        </w:rPr>
      </w:pPr>
      <w:r w:rsidRPr="00D73F32">
        <w:rPr>
          <w:rFonts w:ascii="Arial" w:eastAsia="Times New Roman" w:hAnsi="Arial" w:cs="Arial"/>
          <w:sz w:val="24"/>
          <w:szCs w:val="24"/>
          <w:lang w:val="es-US" w:eastAsia="es-AR"/>
        </w:rPr>
        <w:t>Tomamos la decisión de registrar ganancias negativas para aquellas sucursales que realizaron compras pero no registraron ventas.</w:t>
      </w:r>
    </w:p>
    <w:p w14:paraId="7F6EF930" w14:textId="77777777" w:rsidR="00D73F32" w:rsidRPr="00B9082A" w:rsidRDefault="00D73F32" w:rsidP="00D73F32">
      <w:pPr>
        <w:spacing w:after="0" w:line="240" w:lineRule="auto"/>
        <w:textAlignment w:val="center"/>
        <w:rPr>
          <w:rFonts w:ascii="Arial" w:eastAsia="Times New Roman" w:hAnsi="Arial" w:cs="Arial"/>
          <w:sz w:val="24"/>
          <w:szCs w:val="24"/>
          <w:lang w:val="es-US" w:eastAsia="es-AR"/>
        </w:rPr>
      </w:pPr>
    </w:p>
    <w:p w14:paraId="023A7B39" w14:textId="77777777" w:rsidR="00B9082A" w:rsidRPr="00B9082A" w:rsidRDefault="00B9082A" w:rsidP="009B3CD0">
      <w:pPr>
        <w:spacing w:line="360" w:lineRule="auto"/>
        <w:rPr>
          <w:rStyle w:val="Referenciasutil"/>
          <w:sz w:val="32"/>
          <w:szCs w:val="32"/>
          <w:lang w:val="es-US"/>
        </w:rPr>
      </w:pPr>
    </w:p>
    <w:p w14:paraId="48E74AB3" w14:textId="758D92CE" w:rsidR="00B9082A" w:rsidRDefault="00B9082A" w:rsidP="009B3CD0">
      <w:pPr>
        <w:spacing w:line="360" w:lineRule="auto"/>
        <w:rPr>
          <w:rStyle w:val="Referenciasutil"/>
          <w:sz w:val="32"/>
          <w:szCs w:val="32"/>
        </w:rPr>
      </w:pPr>
    </w:p>
    <w:p w14:paraId="5345F267" w14:textId="3D714624" w:rsidR="00B9082A" w:rsidRDefault="00B9082A" w:rsidP="009B3CD0">
      <w:pPr>
        <w:spacing w:line="360" w:lineRule="auto"/>
        <w:rPr>
          <w:rStyle w:val="Referenciasutil"/>
          <w:sz w:val="32"/>
          <w:szCs w:val="32"/>
        </w:rPr>
      </w:pPr>
    </w:p>
    <w:p w14:paraId="3D9C9C0F" w14:textId="3C1BC224" w:rsidR="00B9082A" w:rsidRDefault="00B9082A" w:rsidP="009B3CD0">
      <w:pPr>
        <w:spacing w:line="360" w:lineRule="auto"/>
        <w:rPr>
          <w:rStyle w:val="Referenciasutil"/>
          <w:sz w:val="32"/>
          <w:szCs w:val="32"/>
        </w:rPr>
      </w:pPr>
    </w:p>
    <w:p w14:paraId="0FF3BEFD" w14:textId="14F2B692" w:rsidR="00B9082A" w:rsidRDefault="00B9082A" w:rsidP="009B3CD0">
      <w:pPr>
        <w:spacing w:line="360" w:lineRule="auto"/>
        <w:rPr>
          <w:rStyle w:val="Referenciasutil"/>
          <w:sz w:val="32"/>
          <w:szCs w:val="32"/>
        </w:rPr>
      </w:pPr>
    </w:p>
    <w:p w14:paraId="2DB6CF1B" w14:textId="4D7889E0" w:rsidR="009B3CD0" w:rsidRDefault="00136DB6" w:rsidP="009B3CD0">
      <w:pPr>
        <w:spacing w:line="360" w:lineRule="auto"/>
        <w:rPr>
          <w:rStyle w:val="Referenciasutil"/>
          <w:sz w:val="32"/>
          <w:szCs w:val="32"/>
        </w:rPr>
      </w:pPr>
      <w:r>
        <w:rPr>
          <w:rStyle w:val="Referenciasutil"/>
          <w:sz w:val="32"/>
          <w:szCs w:val="32"/>
        </w:rPr>
        <w:lastRenderedPageBreak/>
        <w:t xml:space="preserve">Business </w:t>
      </w:r>
      <w:proofErr w:type="spellStart"/>
      <w:r>
        <w:rPr>
          <w:rStyle w:val="Referenciasutil"/>
          <w:sz w:val="32"/>
          <w:szCs w:val="32"/>
        </w:rPr>
        <w:t>Intelligence</w:t>
      </w:r>
      <w:proofErr w:type="spellEnd"/>
      <w:r>
        <w:rPr>
          <w:rStyle w:val="Referenciasutil"/>
          <w:sz w:val="32"/>
          <w:szCs w:val="32"/>
        </w:rPr>
        <w:t xml:space="preserve">  - </w:t>
      </w:r>
      <w:r w:rsidR="009B3CD0">
        <w:rPr>
          <w:rStyle w:val="Referenciasutil"/>
          <w:sz w:val="32"/>
          <w:szCs w:val="32"/>
        </w:rPr>
        <w:t>VISTAS</w:t>
      </w:r>
    </w:p>
    <w:p w14:paraId="0CD0D490" w14:textId="0C2BB804" w:rsidR="00D36F5F" w:rsidRPr="00BA220F" w:rsidRDefault="00D36F5F" w:rsidP="006E73BF">
      <w:pPr>
        <w:pStyle w:val="Prrafodelista"/>
        <w:numPr>
          <w:ilvl w:val="0"/>
          <w:numId w:val="7"/>
        </w:numPr>
        <w:spacing w:line="360" w:lineRule="auto"/>
        <w:rPr>
          <w:rFonts w:ascii="Arial" w:hAnsi="Arial" w:cs="Arial"/>
          <w:sz w:val="24"/>
          <w:szCs w:val="24"/>
        </w:rPr>
      </w:pPr>
      <w:proofErr w:type="spellStart"/>
      <w:r w:rsidRPr="00BA220F">
        <w:rPr>
          <w:rFonts w:ascii="Arial" w:hAnsi="Arial" w:cs="Arial"/>
          <w:b/>
          <w:bCs/>
          <w:sz w:val="24"/>
          <w:szCs w:val="24"/>
        </w:rPr>
        <w:t>Compraventa_mensual_automoviles</w:t>
      </w:r>
      <w:proofErr w:type="spellEnd"/>
      <w:r w:rsidR="009B3CD0" w:rsidRPr="00BA220F">
        <w:rPr>
          <w:rFonts w:ascii="Arial" w:hAnsi="Arial" w:cs="Arial"/>
          <w:sz w:val="24"/>
          <w:szCs w:val="24"/>
        </w:rPr>
        <w:t xml:space="preserve">: </w:t>
      </w:r>
      <w:r w:rsidR="00CD2384">
        <w:rPr>
          <w:rFonts w:ascii="Arial" w:hAnsi="Arial" w:cs="Arial"/>
          <w:sz w:val="24"/>
          <w:szCs w:val="24"/>
        </w:rPr>
        <w:t>M</w:t>
      </w:r>
      <w:r w:rsidR="00B9082A" w:rsidRPr="00BA220F">
        <w:rPr>
          <w:rFonts w:ascii="Arial" w:hAnsi="Arial" w:cs="Arial"/>
          <w:sz w:val="24"/>
          <w:szCs w:val="24"/>
        </w:rPr>
        <w:t xml:space="preserve">uestra </w:t>
      </w:r>
      <w:r w:rsidR="009B3CD0" w:rsidRPr="00BA220F">
        <w:rPr>
          <w:rFonts w:ascii="Arial" w:hAnsi="Arial" w:cs="Arial"/>
          <w:sz w:val="24"/>
          <w:szCs w:val="24"/>
        </w:rPr>
        <w:t>la cantidad comprada y vendida de automóviles</w:t>
      </w:r>
      <w:r w:rsidR="00B9082A" w:rsidRPr="00BA220F">
        <w:rPr>
          <w:rFonts w:ascii="Arial" w:hAnsi="Arial" w:cs="Arial"/>
          <w:sz w:val="24"/>
          <w:szCs w:val="24"/>
        </w:rPr>
        <w:t xml:space="preserve"> por cada instante de tiempo (año y mes) y sucursal</w:t>
      </w:r>
    </w:p>
    <w:p w14:paraId="02B94FE2" w14:textId="74C2C7EB" w:rsidR="00D36F5F" w:rsidRPr="00BA220F" w:rsidRDefault="00D36F5F" w:rsidP="006E73BF">
      <w:pPr>
        <w:pStyle w:val="Prrafodelista"/>
        <w:numPr>
          <w:ilvl w:val="0"/>
          <w:numId w:val="7"/>
        </w:numPr>
        <w:spacing w:line="360" w:lineRule="auto"/>
        <w:rPr>
          <w:rFonts w:ascii="Arial" w:hAnsi="Arial" w:cs="Arial"/>
          <w:sz w:val="24"/>
          <w:szCs w:val="24"/>
        </w:rPr>
      </w:pPr>
      <w:proofErr w:type="spellStart"/>
      <w:r w:rsidRPr="00BA220F">
        <w:rPr>
          <w:rFonts w:ascii="Arial" w:hAnsi="Arial" w:cs="Arial"/>
          <w:b/>
          <w:bCs/>
          <w:sz w:val="24"/>
          <w:szCs w:val="24"/>
        </w:rPr>
        <w:t>Precio_promedio_automoviles</w:t>
      </w:r>
      <w:proofErr w:type="spellEnd"/>
      <w:r w:rsidR="009B3CD0" w:rsidRPr="00BA220F">
        <w:rPr>
          <w:rFonts w:ascii="Arial" w:hAnsi="Arial" w:cs="Arial"/>
          <w:b/>
          <w:bCs/>
          <w:sz w:val="24"/>
          <w:szCs w:val="24"/>
        </w:rPr>
        <w:t xml:space="preserve">: </w:t>
      </w:r>
      <w:r w:rsidR="008866CA">
        <w:rPr>
          <w:rFonts w:ascii="Arial" w:hAnsi="Arial" w:cs="Arial"/>
          <w:sz w:val="24"/>
          <w:szCs w:val="24"/>
        </w:rPr>
        <w:t>Mu</w:t>
      </w:r>
      <w:r w:rsidR="00B9082A" w:rsidRPr="00BA220F">
        <w:rPr>
          <w:rFonts w:ascii="Arial" w:hAnsi="Arial" w:cs="Arial"/>
          <w:sz w:val="24"/>
          <w:szCs w:val="24"/>
        </w:rPr>
        <w:t xml:space="preserve">estra el precio promedio de compra y venta de </w:t>
      </w:r>
      <w:r w:rsidR="000D08CD">
        <w:rPr>
          <w:rFonts w:ascii="Arial" w:hAnsi="Arial" w:cs="Arial"/>
          <w:sz w:val="24"/>
          <w:szCs w:val="24"/>
        </w:rPr>
        <w:t>cada modelo de automóvil</w:t>
      </w:r>
      <w:r w:rsidR="00B9082A" w:rsidRPr="00BA220F">
        <w:rPr>
          <w:rFonts w:ascii="Arial" w:hAnsi="Arial" w:cs="Arial"/>
          <w:sz w:val="24"/>
          <w:szCs w:val="24"/>
        </w:rPr>
        <w:t xml:space="preserve"> por instante de tiempo (año y mes) y sucursal</w:t>
      </w:r>
    </w:p>
    <w:p w14:paraId="0BC8121F" w14:textId="6D065CB8" w:rsidR="00D36F5F" w:rsidRPr="00BA220F" w:rsidRDefault="00D36F5F" w:rsidP="006E73BF">
      <w:pPr>
        <w:pStyle w:val="Prrafodelista"/>
        <w:numPr>
          <w:ilvl w:val="0"/>
          <w:numId w:val="7"/>
        </w:numPr>
        <w:spacing w:line="360" w:lineRule="auto"/>
        <w:rPr>
          <w:rFonts w:ascii="Arial" w:hAnsi="Arial" w:cs="Arial"/>
          <w:b/>
          <w:bCs/>
          <w:sz w:val="24"/>
          <w:szCs w:val="24"/>
        </w:rPr>
      </w:pPr>
      <w:proofErr w:type="spellStart"/>
      <w:r w:rsidRPr="00BA220F">
        <w:rPr>
          <w:rFonts w:ascii="Arial" w:hAnsi="Arial" w:cs="Arial"/>
          <w:b/>
          <w:bCs/>
          <w:sz w:val="24"/>
          <w:szCs w:val="24"/>
        </w:rPr>
        <w:t>Ganancias_mensuales_automoviles</w:t>
      </w:r>
      <w:proofErr w:type="spellEnd"/>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362DA4">
        <w:rPr>
          <w:rFonts w:ascii="Arial" w:hAnsi="Arial" w:cs="Arial"/>
          <w:sz w:val="24"/>
          <w:szCs w:val="24"/>
        </w:rPr>
        <w:t>Mu</w:t>
      </w:r>
      <w:r w:rsidR="00B9082A" w:rsidRPr="00BA220F">
        <w:rPr>
          <w:rFonts w:ascii="Arial" w:hAnsi="Arial" w:cs="Arial"/>
          <w:sz w:val="24"/>
          <w:szCs w:val="24"/>
        </w:rPr>
        <w:t>estra la ganancia (Calculada como la diferencia entre ventas y compras) de cada modelo de automóvil por instante de tiempo (año y mes) y sucursal</w:t>
      </w:r>
    </w:p>
    <w:p w14:paraId="328A0195" w14:textId="37C40A1D" w:rsidR="00D36F5F" w:rsidRPr="00BA220F" w:rsidRDefault="00D36F5F" w:rsidP="006E73BF">
      <w:pPr>
        <w:pStyle w:val="Prrafodelista"/>
        <w:numPr>
          <w:ilvl w:val="0"/>
          <w:numId w:val="7"/>
        </w:numPr>
        <w:spacing w:line="360" w:lineRule="auto"/>
        <w:rPr>
          <w:rFonts w:ascii="Arial" w:hAnsi="Arial" w:cs="Arial"/>
          <w:b/>
          <w:bCs/>
          <w:sz w:val="24"/>
          <w:szCs w:val="24"/>
        </w:rPr>
      </w:pPr>
      <w:proofErr w:type="spellStart"/>
      <w:r w:rsidRPr="00BA220F">
        <w:rPr>
          <w:rFonts w:ascii="Arial" w:hAnsi="Arial" w:cs="Arial"/>
          <w:b/>
          <w:bCs/>
          <w:sz w:val="24"/>
          <w:szCs w:val="24"/>
        </w:rPr>
        <w:t>Tiempo_promedio_en_stock_automoviles</w:t>
      </w:r>
      <w:proofErr w:type="spellEnd"/>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B9082A" w:rsidRPr="00BA220F">
        <w:rPr>
          <w:rFonts w:ascii="Arial" w:hAnsi="Arial" w:cs="Arial"/>
          <w:sz w:val="24"/>
          <w:szCs w:val="24"/>
        </w:rPr>
        <w:t>muestra el promedio en stock de un modelo de automóvil</w:t>
      </w:r>
    </w:p>
    <w:p w14:paraId="2DFAAC08" w14:textId="29DD764E" w:rsidR="00D36F5F" w:rsidRPr="00BA220F" w:rsidRDefault="00D36F5F" w:rsidP="006E73BF">
      <w:pPr>
        <w:pStyle w:val="Prrafodelista"/>
        <w:numPr>
          <w:ilvl w:val="0"/>
          <w:numId w:val="7"/>
        </w:numPr>
        <w:spacing w:line="360" w:lineRule="auto"/>
        <w:rPr>
          <w:rFonts w:ascii="Arial" w:hAnsi="Arial" w:cs="Arial"/>
          <w:b/>
          <w:bCs/>
          <w:sz w:val="24"/>
          <w:szCs w:val="24"/>
        </w:rPr>
      </w:pPr>
      <w:proofErr w:type="spellStart"/>
      <w:r w:rsidRPr="00BA220F">
        <w:rPr>
          <w:rFonts w:ascii="Arial" w:hAnsi="Arial" w:cs="Arial"/>
          <w:b/>
          <w:bCs/>
          <w:sz w:val="24"/>
          <w:szCs w:val="24"/>
        </w:rPr>
        <w:t>ganancias_mensuales_autopartes</w:t>
      </w:r>
      <w:proofErr w:type="spellEnd"/>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B9082A" w:rsidRPr="00BA220F">
        <w:rPr>
          <w:rFonts w:ascii="Arial" w:hAnsi="Arial" w:cs="Arial"/>
          <w:sz w:val="24"/>
          <w:szCs w:val="24"/>
        </w:rPr>
        <w:t>muestra la ganancia (Calculada como la diferencia entre ventas y compras) de cada modelo de automóvil por cada instante de tiempo (año y mes) y una sucursal</w:t>
      </w:r>
    </w:p>
    <w:p w14:paraId="4A9514C2" w14:textId="56B61536" w:rsidR="00D36F5F" w:rsidRPr="00BA220F" w:rsidRDefault="00D36F5F" w:rsidP="006E73BF">
      <w:pPr>
        <w:pStyle w:val="Prrafodelista"/>
        <w:numPr>
          <w:ilvl w:val="0"/>
          <w:numId w:val="7"/>
        </w:numPr>
        <w:spacing w:line="360" w:lineRule="auto"/>
        <w:rPr>
          <w:rFonts w:ascii="Arial" w:hAnsi="Arial" w:cs="Arial"/>
          <w:sz w:val="24"/>
          <w:szCs w:val="24"/>
        </w:rPr>
      </w:pPr>
      <w:proofErr w:type="spellStart"/>
      <w:r w:rsidRPr="00BA220F">
        <w:rPr>
          <w:rFonts w:ascii="Arial" w:hAnsi="Arial" w:cs="Arial"/>
          <w:b/>
          <w:bCs/>
          <w:sz w:val="24"/>
          <w:szCs w:val="24"/>
        </w:rPr>
        <w:t>Maxima_cantidad_stock_por_sucursal</w:t>
      </w:r>
      <w:proofErr w:type="spellEnd"/>
      <w:r w:rsidR="009B3CD0" w:rsidRPr="00BA220F">
        <w:rPr>
          <w:rFonts w:ascii="Arial" w:hAnsi="Arial" w:cs="Arial"/>
          <w:sz w:val="24"/>
          <w:szCs w:val="24"/>
        </w:rPr>
        <w:t>:</w:t>
      </w:r>
      <w:r w:rsidR="00D73F32" w:rsidRPr="00BA220F">
        <w:rPr>
          <w:rFonts w:ascii="Arial" w:hAnsi="Arial" w:cs="Arial"/>
          <w:sz w:val="24"/>
          <w:szCs w:val="24"/>
        </w:rPr>
        <w:t xml:space="preserve"> muestra el stock máximo </w:t>
      </w:r>
      <w:r w:rsidR="003067B6">
        <w:rPr>
          <w:rFonts w:ascii="Arial" w:hAnsi="Arial" w:cs="Arial"/>
          <w:sz w:val="24"/>
          <w:szCs w:val="24"/>
        </w:rPr>
        <w:t>que tuvo</w:t>
      </w:r>
      <w:r w:rsidR="00D73F32" w:rsidRPr="00BA220F">
        <w:rPr>
          <w:rFonts w:ascii="Arial" w:hAnsi="Arial" w:cs="Arial"/>
          <w:sz w:val="24"/>
          <w:szCs w:val="24"/>
        </w:rPr>
        <w:t xml:space="preserve"> </w:t>
      </w:r>
      <w:r w:rsidR="003067B6">
        <w:rPr>
          <w:rFonts w:ascii="Arial" w:hAnsi="Arial" w:cs="Arial"/>
          <w:sz w:val="24"/>
          <w:szCs w:val="24"/>
        </w:rPr>
        <w:t>cada</w:t>
      </w:r>
      <w:r w:rsidR="00D73F32" w:rsidRPr="00BA220F">
        <w:rPr>
          <w:rFonts w:ascii="Arial" w:hAnsi="Arial" w:cs="Arial"/>
          <w:sz w:val="24"/>
          <w:szCs w:val="24"/>
        </w:rPr>
        <w:t xml:space="preserve"> sucursal por año.</w:t>
      </w:r>
    </w:p>
    <w:p w14:paraId="5822912F" w14:textId="386BE456" w:rsidR="00D36F5F" w:rsidRPr="00BA220F" w:rsidRDefault="00D73F32" w:rsidP="006E73BF">
      <w:pPr>
        <w:pStyle w:val="Prrafodelista"/>
        <w:numPr>
          <w:ilvl w:val="0"/>
          <w:numId w:val="7"/>
        </w:numPr>
        <w:spacing w:line="360" w:lineRule="auto"/>
        <w:rPr>
          <w:rFonts w:ascii="Arial" w:hAnsi="Arial" w:cs="Arial"/>
          <w:sz w:val="24"/>
          <w:szCs w:val="24"/>
        </w:rPr>
      </w:pPr>
      <w:proofErr w:type="spellStart"/>
      <w:r w:rsidRPr="00BA220F">
        <w:rPr>
          <w:rFonts w:ascii="Arial" w:hAnsi="Arial" w:cs="Arial"/>
          <w:b/>
          <w:bCs/>
          <w:sz w:val="24"/>
          <w:szCs w:val="24"/>
        </w:rPr>
        <w:t>Precio_promedio_autopartes</w:t>
      </w:r>
      <w:proofErr w:type="spellEnd"/>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Pr="00BA220F">
        <w:rPr>
          <w:rFonts w:ascii="Arial" w:hAnsi="Arial" w:cs="Arial"/>
          <w:sz w:val="24"/>
          <w:szCs w:val="24"/>
        </w:rPr>
        <w:t xml:space="preserve">muestra el precio promedio de compra y venta de </w:t>
      </w:r>
      <w:r w:rsidR="00766310">
        <w:rPr>
          <w:rFonts w:ascii="Arial" w:hAnsi="Arial" w:cs="Arial"/>
          <w:sz w:val="24"/>
          <w:szCs w:val="24"/>
        </w:rPr>
        <w:t>cada</w:t>
      </w:r>
      <w:r w:rsidRPr="00BA220F">
        <w:rPr>
          <w:rFonts w:ascii="Arial" w:hAnsi="Arial" w:cs="Arial"/>
          <w:sz w:val="24"/>
          <w:szCs w:val="24"/>
        </w:rPr>
        <w:t xml:space="preserve"> autopartes por instante de tiempo (año y mes) y sucursal</w:t>
      </w:r>
    </w:p>
    <w:p w14:paraId="6A8413B9" w14:textId="5FFE31CF" w:rsidR="004335DD" w:rsidRPr="00BA220F" w:rsidRDefault="00D73F32" w:rsidP="006E73BF">
      <w:pPr>
        <w:pStyle w:val="Prrafodelista"/>
        <w:numPr>
          <w:ilvl w:val="0"/>
          <w:numId w:val="7"/>
        </w:numPr>
        <w:spacing w:line="360" w:lineRule="auto"/>
        <w:rPr>
          <w:rStyle w:val="Referenciasutil"/>
          <w:rFonts w:ascii="Arial" w:hAnsi="Arial" w:cs="Arial"/>
          <w:b/>
          <w:bCs/>
          <w:smallCaps w:val="0"/>
          <w:color w:val="auto"/>
          <w:sz w:val="24"/>
          <w:szCs w:val="24"/>
          <w:u w:val="none"/>
        </w:rPr>
      </w:pPr>
      <w:r w:rsidRPr="00BA220F">
        <w:rPr>
          <w:rFonts w:ascii="Arial" w:hAnsi="Arial" w:cs="Arial"/>
          <w:b/>
          <w:bCs/>
          <w:sz w:val="24"/>
          <w:szCs w:val="24"/>
        </w:rPr>
        <w:t>Promedio de tiempo en stock de autopartes</w:t>
      </w:r>
      <w:r w:rsidRPr="00BA220F">
        <w:rPr>
          <w:rFonts w:ascii="Arial" w:hAnsi="Arial" w:cs="Arial"/>
          <w:sz w:val="24"/>
          <w:szCs w:val="24"/>
        </w:rPr>
        <w:t>: esta vista la excluimos del alcance del TP</w:t>
      </w:r>
      <w:r w:rsidR="00DF1FBD">
        <w:rPr>
          <w:rFonts w:ascii="Arial" w:hAnsi="Arial" w:cs="Arial"/>
          <w:sz w:val="24"/>
          <w:szCs w:val="24"/>
        </w:rPr>
        <w:t>, tal</w:t>
      </w:r>
      <w:r w:rsidRPr="00BA220F">
        <w:rPr>
          <w:rFonts w:ascii="Arial" w:hAnsi="Arial" w:cs="Arial"/>
          <w:sz w:val="24"/>
          <w:szCs w:val="24"/>
        </w:rPr>
        <w:t xml:space="preserve"> como nos indicaron los ayudantes por el</w:t>
      </w:r>
      <w:r w:rsidR="00BB10EB">
        <w:rPr>
          <w:rFonts w:ascii="Arial" w:hAnsi="Arial" w:cs="Arial"/>
          <w:sz w:val="24"/>
          <w:szCs w:val="24"/>
        </w:rPr>
        <w:t xml:space="preserve"> foro de la </w:t>
      </w:r>
      <w:r w:rsidR="005A2AEA">
        <w:rPr>
          <w:rFonts w:ascii="Arial" w:hAnsi="Arial" w:cs="Arial"/>
          <w:sz w:val="24"/>
          <w:szCs w:val="24"/>
        </w:rPr>
        <w:t>cátedra</w:t>
      </w:r>
      <w:r w:rsidR="000D32EB">
        <w:rPr>
          <w:rFonts w:ascii="Arial" w:hAnsi="Arial" w:cs="Arial"/>
          <w:sz w:val="24"/>
          <w:szCs w:val="24"/>
        </w:rPr>
        <w:t>, luego de varias semanas de buscar la manera de encararla</w:t>
      </w:r>
      <w:r w:rsidRPr="00BA220F">
        <w:rPr>
          <w:rFonts w:ascii="Arial" w:hAnsi="Arial" w:cs="Arial"/>
          <w:sz w:val="24"/>
          <w:szCs w:val="24"/>
        </w:rPr>
        <w:t>.</w:t>
      </w:r>
    </w:p>
    <w:p w14:paraId="0D5A192A" w14:textId="77777777" w:rsidR="004335DD" w:rsidRPr="00DD4AB4" w:rsidRDefault="004335DD" w:rsidP="00DD4AB4">
      <w:pPr>
        <w:rPr>
          <w:rFonts w:ascii="Arial" w:hAnsi="Arial" w:cs="Arial"/>
          <w:sz w:val="24"/>
          <w:szCs w:val="24"/>
        </w:rPr>
      </w:pPr>
    </w:p>
    <w:sectPr w:rsidR="004335DD" w:rsidRPr="00DD4AB4" w:rsidSect="00D84745">
      <w:headerReference w:type="default" r:id="rId13"/>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63D87" w14:textId="77777777" w:rsidR="006E73BF" w:rsidRDefault="006E73BF" w:rsidP="00354612">
      <w:pPr>
        <w:spacing w:after="0" w:line="240" w:lineRule="auto"/>
      </w:pPr>
      <w:r>
        <w:separator/>
      </w:r>
    </w:p>
  </w:endnote>
  <w:endnote w:type="continuationSeparator" w:id="0">
    <w:p w14:paraId="06DC46AC" w14:textId="77777777" w:rsidR="006E73BF" w:rsidRDefault="006E73BF" w:rsidP="00354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Banner">
    <w:panose1 w:val="02000505000000020004"/>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9616900"/>
      <w:docPartObj>
        <w:docPartGallery w:val="Page Numbers (Top of Page)"/>
        <w:docPartUnique/>
      </w:docPartObj>
    </w:sdtPr>
    <w:sdtEndPr/>
    <w:sdtContent>
      <w:p w14:paraId="1EF00970" w14:textId="2B2C145F" w:rsidR="002F14E4" w:rsidRDefault="002F14E4" w:rsidP="00AD6A8C">
        <w:pPr>
          <w:pStyle w:val="Piedepgina"/>
        </w:pPr>
      </w:p>
      <w:p w14:paraId="1770A9B3" w14:textId="4866096F" w:rsidR="002F14E4" w:rsidRDefault="002F14E4" w:rsidP="00AD6A8C">
        <w:pPr>
          <w:pStyle w:val="Piedepgina"/>
        </w:pPr>
        <w:r w:rsidRPr="00E50335">
          <w:rPr>
            <w:noProof/>
            <w:lang w:eastAsia="es-AR"/>
          </w:rPr>
          <w:drawing>
            <wp:anchor distT="0" distB="0" distL="114300" distR="114300" simplePos="0" relativeHeight="251658240" behindDoc="0" locked="0" layoutInCell="1" allowOverlap="1" wp14:anchorId="56D848FF" wp14:editId="24C240CF">
              <wp:simplePos x="0" y="0"/>
              <wp:positionH relativeFrom="margin">
                <wp:posOffset>-38431</wp:posOffset>
              </wp:positionH>
              <wp:positionV relativeFrom="paragraph">
                <wp:posOffset>208280</wp:posOffset>
              </wp:positionV>
              <wp:extent cx="4516120" cy="2381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516120" cy="23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1E4A">
          <w:rPr>
            <w:b/>
            <w:bCs/>
            <w:i/>
            <w:iCs/>
          </w:rPr>
          <w:t>Gestión de Datos</w:t>
        </w:r>
        <w:r w:rsidRPr="005E7288">
          <w:rPr>
            <w:b/>
            <w:bCs/>
            <w:i/>
            <w:iCs/>
          </w:rPr>
          <w:tab/>
        </w:r>
        <w:r>
          <w:rPr>
            <w:b/>
            <w:bCs/>
            <w:i/>
            <w:iCs/>
          </w:rPr>
          <w:t xml:space="preserve">                 Grupo </w:t>
        </w:r>
        <w:r w:rsidR="006E1E4A">
          <w:rPr>
            <w:b/>
            <w:bCs/>
            <w:i/>
            <w:iCs/>
          </w:rPr>
          <w:t>LOS_GEDDES</w:t>
        </w:r>
        <w:r>
          <w:rPr>
            <w:b/>
            <w:bCs/>
            <w:i/>
            <w:iCs/>
          </w:rPr>
          <w:tab/>
        </w: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8</w:t>
        </w:r>
        <w:r>
          <w:rPr>
            <w:b/>
            <w:bCs/>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F0659D" w14:textId="77777777" w:rsidR="006E73BF" w:rsidRDefault="006E73BF" w:rsidP="00354612">
      <w:pPr>
        <w:spacing w:after="0" w:line="240" w:lineRule="auto"/>
      </w:pPr>
      <w:bookmarkStart w:id="0" w:name="_Hlk37250658"/>
      <w:bookmarkEnd w:id="0"/>
      <w:r>
        <w:separator/>
      </w:r>
    </w:p>
  </w:footnote>
  <w:footnote w:type="continuationSeparator" w:id="0">
    <w:p w14:paraId="6934762E" w14:textId="77777777" w:rsidR="006E73BF" w:rsidRDefault="006E73BF" w:rsidP="00354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5F022" w14:textId="735E4455" w:rsidR="002F14E4" w:rsidRPr="008065CE" w:rsidRDefault="002F14E4">
    <w:pPr>
      <w:pStyle w:val="Encabezado"/>
      <w:rPr>
        <w:b/>
        <w:sz w:val="18"/>
        <w:szCs w:val="18"/>
      </w:rPr>
    </w:pPr>
    <w:r w:rsidRPr="008065CE">
      <w:rPr>
        <w:b/>
        <w:sz w:val="18"/>
        <w:szCs w:val="18"/>
      </w:rPr>
      <w:t xml:space="preserve">TP </w:t>
    </w:r>
    <w:r w:rsidR="006E1E4A">
      <w:rPr>
        <w:b/>
        <w:sz w:val="18"/>
        <w:szCs w:val="18"/>
      </w:rPr>
      <w:t>Integrador</w:t>
    </w:r>
    <w:r w:rsidRPr="008065CE">
      <w:rPr>
        <w:b/>
        <w:sz w:val="18"/>
        <w:szCs w:val="18"/>
      </w:rPr>
      <w:t xml:space="preserve">  </w:t>
    </w:r>
    <w:r>
      <w:rPr>
        <w:b/>
        <w:sz w:val="18"/>
        <w:szCs w:val="18"/>
      </w:rPr>
      <w:t xml:space="preserve">    </w:t>
    </w:r>
    <w:r w:rsidRPr="008065CE">
      <w:rPr>
        <w:b/>
        <w:sz w:val="18"/>
        <w:szCs w:val="18"/>
      </w:rPr>
      <w:t xml:space="preserve"> Trabajo Práctico</w:t>
    </w:r>
    <w:r>
      <w:rPr>
        <w:b/>
        <w:sz w:val="18"/>
        <w:szCs w:val="18"/>
      </w:rPr>
      <w:t xml:space="preserve">                 </w:t>
    </w:r>
    <w:r w:rsidR="006E1E4A">
      <w:rPr>
        <w:b/>
        <w:sz w:val="18"/>
        <w:szCs w:val="18"/>
      </w:rPr>
      <w:t>Gestión de Datos</w:t>
    </w:r>
    <w:r>
      <w:rPr>
        <w:b/>
        <w:sz w:val="18"/>
        <w:szCs w:val="18"/>
      </w:rPr>
      <w:t xml:space="preserve"> </w:t>
    </w:r>
    <w:r>
      <w:rPr>
        <w:b/>
        <w:sz w:val="18"/>
        <w:szCs w:val="18"/>
      </w:rPr>
      <w:tab/>
    </w:r>
    <w:r w:rsidR="006E1E4A">
      <w:rPr>
        <w:b/>
        <w:sz w:val="18"/>
        <w:szCs w:val="18"/>
      </w:rPr>
      <w:t>2</w:t>
    </w:r>
    <w:r w:rsidR="006E1E4A" w:rsidRPr="006E1E4A">
      <w:rPr>
        <w:b/>
        <w:sz w:val="18"/>
        <w:szCs w:val="18"/>
        <w:vertAlign w:val="superscript"/>
      </w:rPr>
      <w:t>do</w:t>
    </w:r>
    <w:r w:rsidR="006E1E4A">
      <w:rPr>
        <w:b/>
        <w:sz w:val="18"/>
        <w:szCs w:val="18"/>
        <w:vertAlign w:val="superscript"/>
      </w:rPr>
      <w:t xml:space="preserve"> </w:t>
    </w:r>
    <w:r w:rsidR="006E1E4A">
      <w:rPr>
        <w:b/>
        <w:sz w:val="18"/>
        <w:szCs w:val="18"/>
      </w:rPr>
      <w:t xml:space="preserve">Cuatrimestre </w:t>
    </w:r>
    <w:r w:rsidRPr="008065CE">
      <w:rPr>
        <w:b/>
        <w:sz w:val="18"/>
        <w:szCs w:val="18"/>
      </w:rPr>
      <w:t>20</w:t>
    </w:r>
    <w:r w:rsidR="00883929">
      <w:rPr>
        <w:b/>
        <w:sz w:val="18"/>
        <w:szCs w:val="18"/>
      </w:rPr>
      <w:t>20</w:t>
    </w:r>
    <w:r>
      <w:rPr>
        <w:b/>
        <w:sz w:val="18"/>
        <w:szCs w:val="18"/>
      </w:rPr>
      <w:t xml:space="preserve">                             </w:t>
    </w:r>
    <w:r w:rsidRPr="008065CE">
      <w:rPr>
        <w:b/>
        <w:sz w:val="18"/>
        <w:szCs w:val="18"/>
      </w:rPr>
      <w:t>UTN - FRBA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46045"/>
    <w:multiLevelType w:val="hybridMultilevel"/>
    <w:tmpl w:val="FF60B1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9C22377"/>
    <w:multiLevelType w:val="singleLevel"/>
    <w:tmpl w:val="2C0A000F"/>
    <w:lvl w:ilvl="0">
      <w:start w:val="1"/>
      <w:numFmt w:val="decimal"/>
      <w:lvlText w:val="%1."/>
      <w:lvlJc w:val="left"/>
      <w:pPr>
        <w:ind w:left="720" w:hanging="360"/>
      </w:pPr>
    </w:lvl>
  </w:abstractNum>
  <w:abstractNum w:abstractNumId="2" w15:restartNumberingAfterBreak="0">
    <w:nsid w:val="3A691D38"/>
    <w:multiLevelType w:val="hybridMultilevel"/>
    <w:tmpl w:val="CA6884DC"/>
    <w:lvl w:ilvl="0" w:tplc="23143984">
      <w:numFmt w:val="bullet"/>
      <w:lvlText w:val=""/>
      <w:lvlJc w:val="left"/>
      <w:pPr>
        <w:ind w:left="720" w:hanging="720"/>
      </w:pPr>
      <w:rPr>
        <w:rFonts w:ascii="Symbol" w:eastAsiaTheme="minorHAnsi" w:hAnsi="Symbol" w:cs="Times New Roman"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5A2763D9"/>
    <w:multiLevelType w:val="hybridMultilevel"/>
    <w:tmpl w:val="88F6D5DE"/>
    <w:lvl w:ilvl="0" w:tplc="920E8792">
      <w:start w:val="1"/>
      <w:numFmt w:val="decimal"/>
      <w:lvlText w:val="%1."/>
      <w:lvlJc w:val="left"/>
      <w:pPr>
        <w:ind w:left="720" w:hanging="360"/>
      </w:pPr>
    </w:lvl>
    <w:lvl w:ilvl="1" w:tplc="75DC0E90" w:tentative="1">
      <w:start w:val="1"/>
      <w:numFmt w:val="lowerLetter"/>
      <w:lvlText w:val="%2."/>
      <w:lvlJc w:val="left"/>
      <w:pPr>
        <w:ind w:left="1440" w:hanging="360"/>
      </w:pPr>
    </w:lvl>
    <w:lvl w:ilvl="2" w:tplc="E5FE00BE" w:tentative="1">
      <w:start w:val="1"/>
      <w:numFmt w:val="lowerRoman"/>
      <w:lvlText w:val="%3."/>
      <w:lvlJc w:val="right"/>
      <w:pPr>
        <w:ind w:left="2160" w:hanging="180"/>
      </w:pPr>
    </w:lvl>
    <w:lvl w:ilvl="3" w:tplc="C52487A2" w:tentative="1">
      <w:start w:val="1"/>
      <w:numFmt w:val="decimal"/>
      <w:lvlText w:val="%4."/>
      <w:lvlJc w:val="left"/>
      <w:pPr>
        <w:ind w:left="2880" w:hanging="360"/>
      </w:pPr>
    </w:lvl>
    <w:lvl w:ilvl="4" w:tplc="F73E8B5A" w:tentative="1">
      <w:start w:val="1"/>
      <w:numFmt w:val="lowerLetter"/>
      <w:lvlText w:val="%5."/>
      <w:lvlJc w:val="left"/>
      <w:pPr>
        <w:ind w:left="3600" w:hanging="360"/>
      </w:pPr>
    </w:lvl>
    <w:lvl w:ilvl="5" w:tplc="A618839E" w:tentative="1">
      <w:start w:val="1"/>
      <w:numFmt w:val="lowerRoman"/>
      <w:lvlText w:val="%6."/>
      <w:lvlJc w:val="right"/>
      <w:pPr>
        <w:ind w:left="4320" w:hanging="180"/>
      </w:pPr>
    </w:lvl>
    <w:lvl w:ilvl="6" w:tplc="D17E8244" w:tentative="1">
      <w:start w:val="1"/>
      <w:numFmt w:val="decimal"/>
      <w:lvlText w:val="%7."/>
      <w:lvlJc w:val="left"/>
      <w:pPr>
        <w:ind w:left="5040" w:hanging="360"/>
      </w:pPr>
    </w:lvl>
    <w:lvl w:ilvl="7" w:tplc="CD9EE31E" w:tentative="1">
      <w:start w:val="1"/>
      <w:numFmt w:val="lowerLetter"/>
      <w:lvlText w:val="%8."/>
      <w:lvlJc w:val="left"/>
      <w:pPr>
        <w:ind w:left="5760" w:hanging="360"/>
      </w:pPr>
    </w:lvl>
    <w:lvl w:ilvl="8" w:tplc="B43268B8" w:tentative="1">
      <w:start w:val="1"/>
      <w:numFmt w:val="lowerRoman"/>
      <w:lvlText w:val="%9."/>
      <w:lvlJc w:val="right"/>
      <w:pPr>
        <w:ind w:left="6480" w:hanging="180"/>
      </w:pPr>
    </w:lvl>
  </w:abstractNum>
  <w:abstractNum w:abstractNumId="4" w15:restartNumberingAfterBreak="0">
    <w:nsid w:val="649629DF"/>
    <w:multiLevelType w:val="hybridMultilevel"/>
    <w:tmpl w:val="29D8A2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C6F36A9"/>
    <w:multiLevelType w:val="hybridMultilevel"/>
    <w:tmpl w:val="38BAC1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3F41622"/>
    <w:multiLevelType w:val="hybridMultilevel"/>
    <w:tmpl w:val="739CB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5"/>
  </w:num>
  <w:num w:numId="6">
    <w:abstractNumId w:val="6"/>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B75"/>
    <w:rsid w:val="00000905"/>
    <w:rsid w:val="000147EA"/>
    <w:rsid w:val="00024DA5"/>
    <w:rsid w:val="00031E42"/>
    <w:rsid w:val="00040460"/>
    <w:rsid w:val="000405F3"/>
    <w:rsid w:val="0004174D"/>
    <w:rsid w:val="00045967"/>
    <w:rsid w:val="00046A75"/>
    <w:rsid w:val="00053B98"/>
    <w:rsid w:val="0005769D"/>
    <w:rsid w:val="000653C9"/>
    <w:rsid w:val="00071FFE"/>
    <w:rsid w:val="0007641B"/>
    <w:rsid w:val="00077196"/>
    <w:rsid w:val="00091CD2"/>
    <w:rsid w:val="000A0CB2"/>
    <w:rsid w:val="000B3001"/>
    <w:rsid w:val="000B3A51"/>
    <w:rsid w:val="000B7387"/>
    <w:rsid w:val="000C516B"/>
    <w:rsid w:val="000D08CD"/>
    <w:rsid w:val="000D32EB"/>
    <w:rsid w:val="000D3D07"/>
    <w:rsid w:val="000D6476"/>
    <w:rsid w:val="000E2A6F"/>
    <w:rsid w:val="000E5956"/>
    <w:rsid w:val="000F0B2F"/>
    <w:rsid w:val="000F1A1A"/>
    <w:rsid w:val="000F1C01"/>
    <w:rsid w:val="000F21D5"/>
    <w:rsid w:val="000F6DFA"/>
    <w:rsid w:val="0010049C"/>
    <w:rsid w:val="0010281D"/>
    <w:rsid w:val="00120DF2"/>
    <w:rsid w:val="00127877"/>
    <w:rsid w:val="00136DB6"/>
    <w:rsid w:val="00140E76"/>
    <w:rsid w:val="00141DC7"/>
    <w:rsid w:val="001425AB"/>
    <w:rsid w:val="00143EED"/>
    <w:rsid w:val="00145CF4"/>
    <w:rsid w:val="00146714"/>
    <w:rsid w:val="00157045"/>
    <w:rsid w:val="00162D56"/>
    <w:rsid w:val="00165F7F"/>
    <w:rsid w:val="0017170B"/>
    <w:rsid w:val="001726C6"/>
    <w:rsid w:val="00172C1E"/>
    <w:rsid w:val="00174041"/>
    <w:rsid w:val="00176C40"/>
    <w:rsid w:val="00180944"/>
    <w:rsid w:val="00186971"/>
    <w:rsid w:val="00191CC2"/>
    <w:rsid w:val="00196187"/>
    <w:rsid w:val="0019619A"/>
    <w:rsid w:val="00196EB1"/>
    <w:rsid w:val="00197AD8"/>
    <w:rsid w:val="001A5D97"/>
    <w:rsid w:val="001C04AC"/>
    <w:rsid w:val="001C1843"/>
    <w:rsid w:val="001C1ABE"/>
    <w:rsid w:val="001C69A1"/>
    <w:rsid w:val="001C7FD3"/>
    <w:rsid w:val="001D08BB"/>
    <w:rsid w:val="001E4057"/>
    <w:rsid w:val="001E492E"/>
    <w:rsid w:val="001E4C7C"/>
    <w:rsid w:val="001F16DF"/>
    <w:rsid w:val="001F6B24"/>
    <w:rsid w:val="00207D0D"/>
    <w:rsid w:val="002128FC"/>
    <w:rsid w:val="00212EAB"/>
    <w:rsid w:val="002146C4"/>
    <w:rsid w:val="00214AA9"/>
    <w:rsid w:val="00215E0B"/>
    <w:rsid w:val="00222F18"/>
    <w:rsid w:val="002240F6"/>
    <w:rsid w:val="002275E3"/>
    <w:rsid w:val="00232770"/>
    <w:rsid w:val="00235A5F"/>
    <w:rsid w:val="00235F8B"/>
    <w:rsid w:val="00237B0C"/>
    <w:rsid w:val="00237DB7"/>
    <w:rsid w:val="00242D82"/>
    <w:rsid w:val="00251EED"/>
    <w:rsid w:val="00253DDB"/>
    <w:rsid w:val="00265ADA"/>
    <w:rsid w:val="0026708F"/>
    <w:rsid w:val="002720FF"/>
    <w:rsid w:val="002724A4"/>
    <w:rsid w:val="002931D9"/>
    <w:rsid w:val="002943A7"/>
    <w:rsid w:val="0029556D"/>
    <w:rsid w:val="002A4076"/>
    <w:rsid w:val="002A5237"/>
    <w:rsid w:val="002A6CF7"/>
    <w:rsid w:val="002B56DE"/>
    <w:rsid w:val="002C7457"/>
    <w:rsid w:val="002D1D76"/>
    <w:rsid w:val="002D2751"/>
    <w:rsid w:val="002E4851"/>
    <w:rsid w:val="002E53A4"/>
    <w:rsid w:val="002E58FC"/>
    <w:rsid w:val="002E598F"/>
    <w:rsid w:val="002E696E"/>
    <w:rsid w:val="002E6D32"/>
    <w:rsid w:val="002F14E4"/>
    <w:rsid w:val="002F3A7C"/>
    <w:rsid w:val="002F5A75"/>
    <w:rsid w:val="00300BCC"/>
    <w:rsid w:val="00302F78"/>
    <w:rsid w:val="0030377E"/>
    <w:rsid w:val="003067B6"/>
    <w:rsid w:val="00313AF1"/>
    <w:rsid w:val="0031420E"/>
    <w:rsid w:val="00314902"/>
    <w:rsid w:val="003207F2"/>
    <w:rsid w:val="003213F9"/>
    <w:rsid w:val="0032278A"/>
    <w:rsid w:val="00325E3B"/>
    <w:rsid w:val="003330D5"/>
    <w:rsid w:val="00336C58"/>
    <w:rsid w:val="00337066"/>
    <w:rsid w:val="00354612"/>
    <w:rsid w:val="0036154A"/>
    <w:rsid w:val="00362DA4"/>
    <w:rsid w:val="00364405"/>
    <w:rsid w:val="0036797B"/>
    <w:rsid w:val="00367BD6"/>
    <w:rsid w:val="00371643"/>
    <w:rsid w:val="003744AA"/>
    <w:rsid w:val="00376D1F"/>
    <w:rsid w:val="00385BAA"/>
    <w:rsid w:val="0038782F"/>
    <w:rsid w:val="00390245"/>
    <w:rsid w:val="00391BBE"/>
    <w:rsid w:val="00394408"/>
    <w:rsid w:val="003A4D4A"/>
    <w:rsid w:val="003B004D"/>
    <w:rsid w:val="003B2441"/>
    <w:rsid w:val="003B2DCC"/>
    <w:rsid w:val="003C34E9"/>
    <w:rsid w:val="003C7335"/>
    <w:rsid w:val="003D2CD0"/>
    <w:rsid w:val="003D67C8"/>
    <w:rsid w:val="003E1BA0"/>
    <w:rsid w:val="003E59F4"/>
    <w:rsid w:val="003F129C"/>
    <w:rsid w:val="003F250D"/>
    <w:rsid w:val="00401417"/>
    <w:rsid w:val="00403B50"/>
    <w:rsid w:val="00405FBB"/>
    <w:rsid w:val="00406F6B"/>
    <w:rsid w:val="004106DB"/>
    <w:rsid w:val="00417659"/>
    <w:rsid w:val="004236D7"/>
    <w:rsid w:val="00427EF1"/>
    <w:rsid w:val="004335DD"/>
    <w:rsid w:val="004402EE"/>
    <w:rsid w:val="00444D0A"/>
    <w:rsid w:val="004501B2"/>
    <w:rsid w:val="004607CD"/>
    <w:rsid w:val="004637B9"/>
    <w:rsid w:val="0046778D"/>
    <w:rsid w:val="00482084"/>
    <w:rsid w:val="00482E36"/>
    <w:rsid w:val="00492193"/>
    <w:rsid w:val="004A2F72"/>
    <w:rsid w:val="004A7D71"/>
    <w:rsid w:val="004B3F27"/>
    <w:rsid w:val="004B570C"/>
    <w:rsid w:val="004C127C"/>
    <w:rsid w:val="004C7B94"/>
    <w:rsid w:val="004D17DB"/>
    <w:rsid w:val="004D40C1"/>
    <w:rsid w:val="004D7C59"/>
    <w:rsid w:val="004E3822"/>
    <w:rsid w:val="004F1552"/>
    <w:rsid w:val="00502E97"/>
    <w:rsid w:val="00514BFA"/>
    <w:rsid w:val="00521011"/>
    <w:rsid w:val="00532B38"/>
    <w:rsid w:val="00535B97"/>
    <w:rsid w:val="00541FDB"/>
    <w:rsid w:val="00542195"/>
    <w:rsid w:val="00542BF6"/>
    <w:rsid w:val="00543FF4"/>
    <w:rsid w:val="0054664E"/>
    <w:rsid w:val="00546D30"/>
    <w:rsid w:val="00550D27"/>
    <w:rsid w:val="00551140"/>
    <w:rsid w:val="00554020"/>
    <w:rsid w:val="0055538D"/>
    <w:rsid w:val="005611FA"/>
    <w:rsid w:val="00572B75"/>
    <w:rsid w:val="005740DC"/>
    <w:rsid w:val="00574FD1"/>
    <w:rsid w:val="00580E6B"/>
    <w:rsid w:val="005816F3"/>
    <w:rsid w:val="005944E7"/>
    <w:rsid w:val="005977F2"/>
    <w:rsid w:val="005A2AEA"/>
    <w:rsid w:val="005B0377"/>
    <w:rsid w:val="005B1BF5"/>
    <w:rsid w:val="005B24AE"/>
    <w:rsid w:val="005C436E"/>
    <w:rsid w:val="005C5315"/>
    <w:rsid w:val="005D3606"/>
    <w:rsid w:val="005D419C"/>
    <w:rsid w:val="005D56E4"/>
    <w:rsid w:val="005E0871"/>
    <w:rsid w:val="005E13DA"/>
    <w:rsid w:val="005E16A9"/>
    <w:rsid w:val="005E4C9B"/>
    <w:rsid w:val="005E6791"/>
    <w:rsid w:val="00613CDB"/>
    <w:rsid w:val="00615BF9"/>
    <w:rsid w:val="00616E55"/>
    <w:rsid w:val="00617B53"/>
    <w:rsid w:val="00620ADB"/>
    <w:rsid w:val="00627BE6"/>
    <w:rsid w:val="006307B6"/>
    <w:rsid w:val="00630B22"/>
    <w:rsid w:val="00632226"/>
    <w:rsid w:val="006365C3"/>
    <w:rsid w:val="00643A1A"/>
    <w:rsid w:val="00645A5E"/>
    <w:rsid w:val="00660DD5"/>
    <w:rsid w:val="006657FD"/>
    <w:rsid w:val="00681B86"/>
    <w:rsid w:val="006864EA"/>
    <w:rsid w:val="0069174A"/>
    <w:rsid w:val="00692EC3"/>
    <w:rsid w:val="006930C7"/>
    <w:rsid w:val="006962DE"/>
    <w:rsid w:val="006973BC"/>
    <w:rsid w:val="006A2032"/>
    <w:rsid w:val="006A713B"/>
    <w:rsid w:val="006B363D"/>
    <w:rsid w:val="006C39EA"/>
    <w:rsid w:val="006C542E"/>
    <w:rsid w:val="006C5725"/>
    <w:rsid w:val="006C5FFD"/>
    <w:rsid w:val="006D7054"/>
    <w:rsid w:val="006E1E4A"/>
    <w:rsid w:val="006E521B"/>
    <w:rsid w:val="006E73BF"/>
    <w:rsid w:val="006E78F1"/>
    <w:rsid w:val="006F10E2"/>
    <w:rsid w:val="006F1CEF"/>
    <w:rsid w:val="00701368"/>
    <w:rsid w:val="007019F4"/>
    <w:rsid w:val="00707128"/>
    <w:rsid w:val="00707D33"/>
    <w:rsid w:val="007233F0"/>
    <w:rsid w:val="00724871"/>
    <w:rsid w:val="00741F5F"/>
    <w:rsid w:val="00742E7A"/>
    <w:rsid w:val="007504E2"/>
    <w:rsid w:val="00757894"/>
    <w:rsid w:val="00765CCE"/>
    <w:rsid w:val="00766310"/>
    <w:rsid w:val="0076770C"/>
    <w:rsid w:val="007822F5"/>
    <w:rsid w:val="00782966"/>
    <w:rsid w:val="007849C9"/>
    <w:rsid w:val="00793D91"/>
    <w:rsid w:val="007941DD"/>
    <w:rsid w:val="007A6E82"/>
    <w:rsid w:val="007B0910"/>
    <w:rsid w:val="007B0E35"/>
    <w:rsid w:val="007B1408"/>
    <w:rsid w:val="007B3B21"/>
    <w:rsid w:val="007C5148"/>
    <w:rsid w:val="007D1CED"/>
    <w:rsid w:val="007D4587"/>
    <w:rsid w:val="007D59A2"/>
    <w:rsid w:val="007D73CB"/>
    <w:rsid w:val="007E3008"/>
    <w:rsid w:val="007F0B70"/>
    <w:rsid w:val="008065CE"/>
    <w:rsid w:val="00815431"/>
    <w:rsid w:val="00825FF3"/>
    <w:rsid w:val="00834D18"/>
    <w:rsid w:val="00837E21"/>
    <w:rsid w:val="0084104D"/>
    <w:rsid w:val="00842F6F"/>
    <w:rsid w:val="00843256"/>
    <w:rsid w:val="008524FA"/>
    <w:rsid w:val="00855E08"/>
    <w:rsid w:val="0085757A"/>
    <w:rsid w:val="00860AC4"/>
    <w:rsid w:val="00865F5F"/>
    <w:rsid w:val="008752CB"/>
    <w:rsid w:val="00883407"/>
    <w:rsid w:val="00883929"/>
    <w:rsid w:val="00883D17"/>
    <w:rsid w:val="008866CA"/>
    <w:rsid w:val="00895D0C"/>
    <w:rsid w:val="008B1184"/>
    <w:rsid w:val="008B2B1F"/>
    <w:rsid w:val="008B3ACC"/>
    <w:rsid w:val="008B5DA8"/>
    <w:rsid w:val="008D0672"/>
    <w:rsid w:val="008D18CB"/>
    <w:rsid w:val="008E6C58"/>
    <w:rsid w:val="008F0A34"/>
    <w:rsid w:val="008F47A1"/>
    <w:rsid w:val="008F570D"/>
    <w:rsid w:val="00902B82"/>
    <w:rsid w:val="00904333"/>
    <w:rsid w:val="00907D6D"/>
    <w:rsid w:val="00915925"/>
    <w:rsid w:val="00917AFC"/>
    <w:rsid w:val="009451B9"/>
    <w:rsid w:val="009461F0"/>
    <w:rsid w:val="00947CF3"/>
    <w:rsid w:val="009500B5"/>
    <w:rsid w:val="009520D9"/>
    <w:rsid w:val="00960AC0"/>
    <w:rsid w:val="0096270E"/>
    <w:rsid w:val="00965703"/>
    <w:rsid w:val="00970883"/>
    <w:rsid w:val="0097779E"/>
    <w:rsid w:val="00981BD7"/>
    <w:rsid w:val="009A16C3"/>
    <w:rsid w:val="009A4C5A"/>
    <w:rsid w:val="009B3CD0"/>
    <w:rsid w:val="009B4AB9"/>
    <w:rsid w:val="009B6783"/>
    <w:rsid w:val="009C2A52"/>
    <w:rsid w:val="009D36CD"/>
    <w:rsid w:val="009D74A6"/>
    <w:rsid w:val="009E250B"/>
    <w:rsid w:val="009E3221"/>
    <w:rsid w:val="009E4081"/>
    <w:rsid w:val="009F0A00"/>
    <w:rsid w:val="009F137B"/>
    <w:rsid w:val="009F5D97"/>
    <w:rsid w:val="00A077C6"/>
    <w:rsid w:val="00A31409"/>
    <w:rsid w:val="00A4263A"/>
    <w:rsid w:val="00A5372D"/>
    <w:rsid w:val="00A55DEB"/>
    <w:rsid w:val="00A55EBE"/>
    <w:rsid w:val="00A569C2"/>
    <w:rsid w:val="00A742DF"/>
    <w:rsid w:val="00A75123"/>
    <w:rsid w:val="00A757DD"/>
    <w:rsid w:val="00A76EE5"/>
    <w:rsid w:val="00A81C90"/>
    <w:rsid w:val="00A866FF"/>
    <w:rsid w:val="00A905AA"/>
    <w:rsid w:val="00A977D1"/>
    <w:rsid w:val="00AA18B6"/>
    <w:rsid w:val="00AA49E7"/>
    <w:rsid w:val="00AB0B40"/>
    <w:rsid w:val="00AB161B"/>
    <w:rsid w:val="00AB4D23"/>
    <w:rsid w:val="00AB54D9"/>
    <w:rsid w:val="00AC10AC"/>
    <w:rsid w:val="00AD02E5"/>
    <w:rsid w:val="00AD36AE"/>
    <w:rsid w:val="00AD5D1B"/>
    <w:rsid w:val="00AD6A8C"/>
    <w:rsid w:val="00AE25A9"/>
    <w:rsid w:val="00AE3EC6"/>
    <w:rsid w:val="00AE5CC6"/>
    <w:rsid w:val="00B02D87"/>
    <w:rsid w:val="00B04C9C"/>
    <w:rsid w:val="00B10640"/>
    <w:rsid w:val="00B156E4"/>
    <w:rsid w:val="00B21F80"/>
    <w:rsid w:val="00B23434"/>
    <w:rsid w:val="00B26517"/>
    <w:rsid w:val="00B30B55"/>
    <w:rsid w:val="00B30DC0"/>
    <w:rsid w:val="00B36A32"/>
    <w:rsid w:val="00B45731"/>
    <w:rsid w:val="00B45DD7"/>
    <w:rsid w:val="00B47473"/>
    <w:rsid w:val="00B5008D"/>
    <w:rsid w:val="00B50412"/>
    <w:rsid w:val="00B508B0"/>
    <w:rsid w:val="00B53D70"/>
    <w:rsid w:val="00B70A10"/>
    <w:rsid w:val="00B77964"/>
    <w:rsid w:val="00B805B0"/>
    <w:rsid w:val="00B81A08"/>
    <w:rsid w:val="00B87446"/>
    <w:rsid w:val="00B9082A"/>
    <w:rsid w:val="00BA1450"/>
    <w:rsid w:val="00BA220F"/>
    <w:rsid w:val="00BA3245"/>
    <w:rsid w:val="00BA7955"/>
    <w:rsid w:val="00BB10EB"/>
    <w:rsid w:val="00BC3E8A"/>
    <w:rsid w:val="00BC473E"/>
    <w:rsid w:val="00BD0B27"/>
    <w:rsid w:val="00BE3664"/>
    <w:rsid w:val="00BE7699"/>
    <w:rsid w:val="00BF4687"/>
    <w:rsid w:val="00C02507"/>
    <w:rsid w:val="00C058A1"/>
    <w:rsid w:val="00C12953"/>
    <w:rsid w:val="00C137CD"/>
    <w:rsid w:val="00C1652A"/>
    <w:rsid w:val="00C17522"/>
    <w:rsid w:val="00C176F4"/>
    <w:rsid w:val="00C20DF7"/>
    <w:rsid w:val="00C22141"/>
    <w:rsid w:val="00C31E15"/>
    <w:rsid w:val="00C4086C"/>
    <w:rsid w:val="00C42A63"/>
    <w:rsid w:val="00C42E1F"/>
    <w:rsid w:val="00C447DB"/>
    <w:rsid w:val="00C53638"/>
    <w:rsid w:val="00C63392"/>
    <w:rsid w:val="00C66391"/>
    <w:rsid w:val="00C7404D"/>
    <w:rsid w:val="00C74B14"/>
    <w:rsid w:val="00C77E61"/>
    <w:rsid w:val="00C81B26"/>
    <w:rsid w:val="00C82307"/>
    <w:rsid w:val="00C83EB5"/>
    <w:rsid w:val="00C87E57"/>
    <w:rsid w:val="00C97E03"/>
    <w:rsid w:val="00CA08C9"/>
    <w:rsid w:val="00CA19B3"/>
    <w:rsid w:val="00CA2C48"/>
    <w:rsid w:val="00CA57A2"/>
    <w:rsid w:val="00CB25A0"/>
    <w:rsid w:val="00CD2384"/>
    <w:rsid w:val="00CD2A03"/>
    <w:rsid w:val="00CE00A3"/>
    <w:rsid w:val="00CE3C0A"/>
    <w:rsid w:val="00CE62F5"/>
    <w:rsid w:val="00CF6805"/>
    <w:rsid w:val="00D01823"/>
    <w:rsid w:val="00D04839"/>
    <w:rsid w:val="00D04AC9"/>
    <w:rsid w:val="00D11600"/>
    <w:rsid w:val="00D14D2B"/>
    <w:rsid w:val="00D14F2A"/>
    <w:rsid w:val="00D24A53"/>
    <w:rsid w:val="00D26BEA"/>
    <w:rsid w:val="00D33753"/>
    <w:rsid w:val="00D35DB2"/>
    <w:rsid w:val="00D36F5F"/>
    <w:rsid w:val="00D376C9"/>
    <w:rsid w:val="00D4085F"/>
    <w:rsid w:val="00D41C13"/>
    <w:rsid w:val="00D429C7"/>
    <w:rsid w:val="00D439B1"/>
    <w:rsid w:val="00D43FD5"/>
    <w:rsid w:val="00D471C0"/>
    <w:rsid w:val="00D478F1"/>
    <w:rsid w:val="00D522EB"/>
    <w:rsid w:val="00D57D61"/>
    <w:rsid w:val="00D63848"/>
    <w:rsid w:val="00D711AA"/>
    <w:rsid w:val="00D73CCD"/>
    <w:rsid w:val="00D73F32"/>
    <w:rsid w:val="00D805F0"/>
    <w:rsid w:val="00D83F78"/>
    <w:rsid w:val="00D84745"/>
    <w:rsid w:val="00D86C80"/>
    <w:rsid w:val="00D870B5"/>
    <w:rsid w:val="00D87559"/>
    <w:rsid w:val="00D90E09"/>
    <w:rsid w:val="00D914FC"/>
    <w:rsid w:val="00D93C7B"/>
    <w:rsid w:val="00D97E26"/>
    <w:rsid w:val="00DA164C"/>
    <w:rsid w:val="00DA64CE"/>
    <w:rsid w:val="00DB2A56"/>
    <w:rsid w:val="00DC28FC"/>
    <w:rsid w:val="00DC4026"/>
    <w:rsid w:val="00DC74CE"/>
    <w:rsid w:val="00DC7FDC"/>
    <w:rsid w:val="00DD4AB4"/>
    <w:rsid w:val="00DD6D99"/>
    <w:rsid w:val="00DD6E26"/>
    <w:rsid w:val="00DD77BB"/>
    <w:rsid w:val="00DD7C34"/>
    <w:rsid w:val="00DE250E"/>
    <w:rsid w:val="00DE4D88"/>
    <w:rsid w:val="00DE502B"/>
    <w:rsid w:val="00DF002D"/>
    <w:rsid w:val="00DF0CBA"/>
    <w:rsid w:val="00DF1DC5"/>
    <w:rsid w:val="00DF1FBD"/>
    <w:rsid w:val="00DF5232"/>
    <w:rsid w:val="00DF543C"/>
    <w:rsid w:val="00DF5C63"/>
    <w:rsid w:val="00DF6F85"/>
    <w:rsid w:val="00E034F4"/>
    <w:rsid w:val="00E071B4"/>
    <w:rsid w:val="00E1084F"/>
    <w:rsid w:val="00E13414"/>
    <w:rsid w:val="00E13D58"/>
    <w:rsid w:val="00E16798"/>
    <w:rsid w:val="00E177B5"/>
    <w:rsid w:val="00E21886"/>
    <w:rsid w:val="00E22F8D"/>
    <w:rsid w:val="00E30259"/>
    <w:rsid w:val="00E33DEB"/>
    <w:rsid w:val="00E3458A"/>
    <w:rsid w:val="00E41967"/>
    <w:rsid w:val="00E47B80"/>
    <w:rsid w:val="00E50335"/>
    <w:rsid w:val="00E563D5"/>
    <w:rsid w:val="00E56B1D"/>
    <w:rsid w:val="00E630CF"/>
    <w:rsid w:val="00E63B57"/>
    <w:rsid w:val="00E64FE4"/>
    <w:rsid w:val="00E70611"/>
    <w:rsid w:val="00E71DDD"/>
    <w:rsid w:val="00E84125"/>
    <w:rsid w:val="00E87330"/>
    <w:rsid w:val="00E87E8A"/>
    <w:rsid w:val="00E932F3"/>
    <w:rsid w:val="00E970F0"/>
    <w:rsid w:val="00EB3BFE"/>
    <w:rsid w:val="00EB634F"/>
    <w:rsid w:val="00EB7163"/>
    <w:rsid w:val="00ED1CC1"/>
    <w:rsid w:val="00ED740D"/>
    <w:rsid w:val="00EE10EA"/>
    <w:rsid w:val="00EE22F0"/>
    <w:rsid w:val="00EE49C8"/>
    <w:rsid w:val="00EE6F26"/>
    <w:rsid w:val="00EF2346"/>
    <w:rsid w:val="00EF2FCB"/>
    <w:rsid w:val="00EF70A4"/>
    <w:rsid w:val="00EF7202"/>
    <w:rsid w:val="00F05B9B"/>
    <w:rsid w:val="00F07B19"/>
    <w:rsid w:val="00F13756"/>
    <w:rsid w:val="00F16479"/>
    <w:rsid w:val="00F35EA0"/>
    <w:rsid w:val="00F4290C"/>
    <w:rsid w:val="00F542FF"/>
    <w:rsid w:val="00F639EA"/>
    <w:rsid w:val="00F660F2"/>
    <w:rsid w:val="00F66D0A"/>
    <w:rsid w:val="00F70924"/>
    <w:rsid w:val="00F70D20"/>
    <w:rsid w:val="00F75283"/>
    <w:rsid w:val="00F80CD2"/>
    <w:rsid w:val="00F82F87"/>
    <w:rsid w:val="00F918EC"/>
    <w:rsid w:val="00F92B0B"/>
    <w:rsid w:val="00F9559D"/>
    <w:rsid w:val="00F9713D"/>
    <w:rsid w:val="00F97BC3"/>
    <w:rsid w:val="00FA228C"/>
    <w:rsid w:val="00FA2519"/>
    <w:rsid w:val="00FA6216"/>
    <w:rsid w:val="00FB3D64"/>
    <w:rsid w:val="00FC294E"/>
    <w:rsid w:val="00FC2D02"/>
    <w:rsid w:val="00FC4E0E"/>
    <w:rsid w:val="00FC6DF7"/>
    <w:rsid w:val="00FD2C22"/>
    <w:rsid w:val="00FD66E3"/>
    <w:rsid w:val="00FE117C"/>
    <w:rsid w:val="00FE1AA8"/>
    <w:rsid w:val="00FE3E32"/>
    <w:rsid w:val="00FE4DD0"/>
    <w:rsid w:val="00FE76ED"/>
    <w:rsid w:val="00FE7B00"/>
    <w:rsid w:val="00FF51C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92C80"/>
  <w15:chartTrackingRefBased/>
  <w15:docId w15:val="{0CFB34F8-733B-44DF-A48F-4752A274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AB4"/>
  </w:style>
  <w:style w:type="paragraph" w:styleId="Ttulo1">
    <w:name w:val="heading 1"/>
    <w:basedOn w:val="Normal"/>
    <w:next w:val="Normal"/>
    <w:link w:val="Ttulo1Car"/>
    <w:uiPriority w:val="9"/>
    <w:qFormat/>
    <w:rsid w:val="00DD4AB4"/>
    <w:pPr>
      <w:keepNext/>
      <w:keepLines/>
      <w:spacing w:before="480" w:after="0"/>
      <w:outlineLvl w:val="0"/>
    </w:pPr>
    <w:rPr>
      <w:rFonts w:asciiTheme="majorHAnsi" w:eastAsiaTheme="majorEastAsia" w:hAnsiTheme="majorHAnsi" w:cstheme="majorBidi"/>
      <w:b/>
      <w:bCs/>
      <w:color w:val="77972F" w:themeColor="accent1" w:themeShade="BF"/>
      <w:sz w:val="28"/>
      <w:szCs w:val="28"/>
    </w:rPr>
  </w:style>
  <w:style w:type="paragraph" w:styleId="Ttulo2">
    <w:name w:val="heading 2"/>
    <w:basedOn w:val="Normal"/>
    <w:next w:val="Normal"/>
    <w:link w:val="Ttulo2Car"/>
    <w:uiPriority w:val="9"/>
    <w:unhideWhenUsed/>
    <w:qFormat/>
    <w:rsid w:val="00DD4AB4"/>
    <w:pPr>
      <w:keepNext/>
      <w:keepLines/>
      <w:spacing w:before="200" w:after="0"/>
      <w:outlineLvl w:val="1"/>
    </w:pPr>
    <w:rPr>
      <w:rFonts w:asciiTheme="majorHAnsi" w:eastAsiaTheme="majorEastAsia" w:hAnsiTheme="majorHAnsi" w:cstheme="majorBidi"/>
      <w:b/>
      <w:bCs/>
      <w:color w:val="9EC544" w:themeColor="accent1"/>
      <w:sz w:val="26"/>
      <w:szCs w:val="26"/>
    </w:rPr>
  </w:style>
  <w:style w:type="paragraph" w:styleId="Ttulo3">
    <w:name w:val="heading 3"/>
    <w:basedOn w:val="Normal"/>
    <w:next w:val="Normal"/>
    <w:link w:val="Ttulo3Car"/>
    <w:uiPriority w:val="9"/>
    <w:semiHidden/>
    <w:unhideWhenUsed/>
    <w:qFormat/>
    <w:rsid w:val="00DD4AB4"/>
    <w:pPr>
      <w:keepNext/>
      <w:keepLines/>
      <w:spacing w:before="200" w:after="0"/>
      <w:outlineLvl w:val="2"/>
    </w:pPr>
    <w:rPr>
      <w:rFonts w:asciiTheme="majorHAnsi" w:eastAsiaTheme="majorEastAsia" w:hAnsiTheme="majorHAnsi" w:cstheme="majorBidi"/>
      <w:b/>
      <w:bCs/>
      <w:color w:val="9EC544" w:themeColor="accent1"/>
    </w:rPr>
  </w:style>
  <w:style w:type="paragraph" w:styleId="Ttulo4">
    <w:name w:val="heading 4"/>
    <w:basedOn w:val="Normal"/>
    <w:next w:val="Normal"/>
    <w:link w:val="Ttulo4Car"/>
    <w:uiPriority w:val="9"/>
    <w:semiHidden/>
    <w:unhideWhenUsed/>
    <w:qFormat/>
    <w:rsid w:val="00DD4AB4"/>
    <w:pPr>
      <w:keepNext/>
      <w:keepLines/>
      <w:spacing w:before="200" w:after="0"/>
      <w:outlineLvl w:val="3"/>
    </w:pPr>
    <w:rPr>
      <w:rFonts w:asciiTheme="majorHAnsi" w:eastAsiaTheme="majorEastAsia" w:hAnsiTheme="majorHAnsi" w:cstheme="majorBidi"/>
      <w:b/>
      <w:bCs/>
      <w:i/>
      <w:iCs/>
      <w:color w:val="9EC544" w:themeColor="accent1"/>
    </w:rPr>
  </w:style>
  <w:style w:type="paragraph" w:styleId="Ttulo5">
    <w:name w:val="heading 5"/>
    <w:basedOn w:val="Normal"/>
    <w:next w:val="Normal"/>
    <w:link w:val="Ttulo5Car"/>
    <w:uiPriority w:val="9"/>
    <w:semiHidden/>
    <w:unhideWhenUsed/>
    <w:qFormat/>
    <w:rsid w:val="00DD4AB4"/>
    <w:pPr>
      <w:keepNext/>
      <w:keepLines/>
      <w:spacing w:before="200" w:after="0"/>
      <w:outlineLvl w:val="4"/>
    </w:pPr>
    <w:rPr>
      <w:rFonts w:asciiTheme="majorHAnsi" w:eastAsiaTheme="majorEastAsia" w:hAnsiTheme="majorHAnsi" w:cstheme="majorBidi"/>
      <w:color w:val="4F641F" w:themeColor="accent1" w:themeShade="7F"/>
    </w:rPr>
  </w:style>
  <w:style w:type="paragraph" w:styleId="Ttulo6">
    <w:name w:val="heading 6"/>
    <w:basedOn w:val="Normal"/>
    <w:next w:val="Normal"/>
    <w:link w:val="Ttulo6Car"/>
    <w:uiPriority w:val="9"/>
    <w:semiHidden/>
    <w:unhideWhenUsed/>
    <w:qFormat/>
    <w:rsid w:val="00DD4AB4"/>
    <w:pPr>
      <w:keepNext/>
      <w:keepLines/>
      <w:spacing w:before="200" w:after="0"/>
      <w:outlineLvl w:val="5"/>
    </w:pPr>
    <w:rPr>
      <w:rFonts w:asciiTheme="majorHAnsi" w:eastAsiaTheme="majorEastAsia" w:hAnsiTheme="majorHAnsi" w:cstheme="majorBidi"/>
      <w:i/>
      <w:iCs/>
      <w:color w:val="4F641F" w:themeColor="accent1" w:themeShade="7F"/>
    </w:rPr>
  </w:style>
  <w:style w:type="paragraph" w:styleId="Ttulo7">
    <w:name w:val="heading 7"/>
    <w:basedOn w:val="Normal"/>
    <w:next w:val="Normal"/>
    <w:link w:val="Ttulo7Car"/>
    <w:uiPriority w:val="9"/>
    <w:semiHidden/>
    <w:unhideWhenUsed/>
    <w:qFormat/>
    <w:rsid w:val="00DD4AB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D4AB4"/>
    <w:pPr>
      <w:keepNext/>
      <w:keepLines/>
      <w:spacing w:before="200" w:after="0"/>
      <w:outlineLvl w:val="7"/>
    </w:pPr>
    <w:rPr>
      <w:rFonts w:asciiTheme="majorHAnsi" w:eastAsiaTheme="majorEastAsia" w:hAnsiTheme="majorHAnsi" w:cstheme="majorBidi"/>
      <w:color w:val="9EC544" w:themeColor="accent1"/>
      <w:sz w:val="20"/>
      <w:szCs w:val="20"/>
    </w:rPr>
  </w:style>
  <w:style w:type="paragraph" w:styleId="Ttulo9">
    <w:name w:val="heading 9"/>
    <w:basedOn w:val="Normal"/>
    <w:next w:val="Normal"/>
    <w:link w:val="Ttulo9Car"/>
    <w:uiPriority w:val="9"/>
    <w:semiHidden/>
    <w:unhideWhenUsed/>
    <w:qFormat/>
    <w:rsid w:val="00DD4AB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4AB4"/>
    <w:pPr>
      <w:ind w:left="720"/>
      <w:contextualSpacing/>
    </w:pPr>
  </w:style>
  <w:style w:type="paragraph" w:styleId="Textodeglobo">
    <w:name w:val="Balloon Text"/>
    <w:basedOn w:val="Normal"/>
    <w:link w:val="TextodegloboCar"/>
    <w:uiPriority w:val="99"/>
    <w:semiHidden/>
    <w:unhideWhenUsed/>
    <w:rsid w:val="00F955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9559D"/>
    <w:rPr>
      <w:rFonts w:ascii="Segoe UI" w:hAnsi="Segoe UI" w:cs="Segoe UI"/>
      <w:sz w:val="18"/>
      <w:szCs w:val="18"/>
    </w:rPr>
  </w:style>
  <w:style w:type="table" w:styleId="Tablaconcuadrcula">
    <w:name w:val="Table Grid"/>
    <w:basedOn w:val="Tablanormal"/>
    <w:uiPriority w:val="59"/>
    <w:rsid w:val="008B2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E419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inespaciado">
    <w:name w:val="No Spacing"/>
    <w:link w:val="SinespaciadoCar"/>
    <w:uiPriority w:val="1"/>
    <w:qFormat/>
    <w:rsid w:val="00DD4AB4"/>
    <w:pPr>
      <w:spacing w:after="0" w:line="240" w:lineRule="auto"/>
    </w:pPr>
  </w:style>
  <w:style w:type="character" w:customStyle="1" w:styleId="SinespaciadoCar">
    <w:name w:val="Sin espaciado Car"/>
    <w:basedOn w:val="Fuentedeprrafopredeter"/>
    <w:link w:val="Sinespaciado"/>
    <w:uiPriority w:val="1"/>
    <w:rsid w:val="00D84745"/>
  </w:style>
  <w:style w:type="paragraph" w:styleId="Encabezado">
    <w:name w:val="header"/>
    <w:basedOn w:val="Normal"/>
    <w:link w:val="EncabezadoCar"/>
    <w:uiPriority w:val="99"/>
    <w:unhideWhenUsed/>
    <w:rsid w:val="003546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4612"/>
  </w:style>
  <w:style w:type="paragraph" w:styleId="Piedepgina">
    <w:name w:val="footer"/>
    <w:basedOn w:val="Normal"/>
    <w:link w:val="PiedepginaCar"/>
    <w:uiPriority w:val="99"/>
    <w:unhideWhenUsed/>
    <w:rsid w:val="003546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4612"/>
  </w:style>
  <w:style w:type="character" w:styleId="Hipervnculo">
    <w:name w:val="Hyperlink"/>
    <w:basedOn w:val="Fuentedeprrafopredeter"/>
    <w:uiPriority w:val="99"/>
    <w:unhideWhenUsed/>
    <w:rsid w:val="00C02507"/>
    <w:rPr>
      <w:color w:val="6BA9DA" w:themeColor="hyperlink"/>
      <w:u w:val="single"/>
    </w:rPr>
  </w:style>
  <w:style w:type="character" w:customStyle="1" w:styleId="Mencinsinresolver1">
    <w:name w:val="Mención sin resolver1"/>
    <w:basedOn w:val="Fuentedeprrafopredeter"/>
    <w:uiPriority w:val="99"/>
    <w:semiHidden/>
    <w:unhideWhenUsed/>
    <w:rsid w:val="00C02507"/>
    <w:rPr>
      <w:color w:val="605E5C"/>
      <w:shd w:val="clear" w:color="auto" w:fill="E1DFDD"/>
    </w:rPr>
  </w:style>
  <w:style w:type="character" w:customStyle="1" w:styleId="Ttulo1Car">
    <w:name w:val="Título 1 Car"/>
    <w:basedOn w:val="Fuentedeprrafopredeter"/>
    <w:link w:val="Ttulo1"/>
    <w:uiPriority w:val="9"/>
    <w:rsid w:val="00DD4AB4"/>
    <w:rPr>
      <w:rFonts w:asciiTheme="majorHAnsi" w:eastAsiaTheme="majorEastAsia" w:hAnsiTheme="majorHAnsi" w:cstheme="majorBidi"/>
      <w:b/>
      <w:bCs/>
      <w:color w:val="77972F" w:themeColor="accent1" w:themeShade="BF"/>
      <w:sz w:val="28"/>
      <w:szCs w:val="28"/>
    </w:rPr>
  </w:style>
  <w:style w:type="character" w:customStyle="1" w:styleId="Ttulo2Car">
    <w:name w:val="Título 2 Car"/>
    <w:basedOn w:val="Fuentedeprrafopredeter"/>
    <w:link w:val="Ttulo2"/>
    <w:uiPriority w:val="9"/>
    <w:rsid w:val="00DD4AB4"/>
    <w:rPr>
      <w:rFonts w:asciiTheme="majorHAnsi" w:eastAsiaTheme="majorEastAsia" w:hAnsiTheme="majorHAnsi" w:cstheme="majorBidi"/>
      <w:b/>
      <w:bCs/>
      <w:color w:val="9EC544" w:themeColor="accent1"/>
      <w:sz w:val="26"/>
      <w:szCs w:val="26"/>
    </w:rPr>
  </w:style>
  <w:style w:type="character" w:customStyle="1" w:styleId="Ttulo3Car">
    <w:name w:val="Título 3 Car"/>
    <w:basedOn w:val="Fuentedeprrafopredeter"/>
    <w:link w:val="Ttulo3"/>
    <w:uiPriority w:val="9"/>
    <w:semiHidden/>
    <w:rsid w:val="00DD4AB4"/>
    <w:rPr>
      <w:rFonts w:asciiTheme="majorHAnsi" w:eastAsiaTheme="majorEastAsia" w:hAnsiTheme="majorHAnsi" w:cstheme="majorBidi"/>
      <w:b/>
      <w:bCs/>
      <w:color w:val="9EC544" w:themeColor="accent1"/>
    </w:rPr>
  </w:style>
  <w:style w:type="paragraph" w:styleId="NormalWeb">
    <w:name w:val="Normal (Web)"/>
    <w:basedOn w:val="Normal"/>
    <w:uiPriority w:val="99"/>
    <w:semiHidden/>
    <w:unhideWhenUsed/>
    <w:rsid w:val="00A55EB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style645">
    <w:name w:val="style645"/>
    <w:basedOn w:val="Normal"/>
    <w:uiPriority w:val="99"/>
    <w:semiHidden/>
    <w:rsid w:val="00A55EBE"/>
    <w:pPr>
      <w:spacing w:before="100" w:beforeAutospacing="1" w:after="100" w:afterAutospacing="1" w:line="600" w:lineRule="auto"/>
      <w:ind w:left="1500" w:right="1500"/>
    </w:pPr>
    <w:rPr>
      <w:rFonts w:ascii="Times New Roman" w:eastAsia="Times New Roman" w:hAnsi="Times New Roman" w:cs="Times New Roman"/>
      <w:sz w:val="20"/>
      <w:szCs w:val="20"/>
      <w:lang w:eastAsia="es-AR"/>
    </w:rPr>
  </w:style>
  <w:style w:type="paragraph" w:customStyle="1" w:styleId="letra">
    <w:name w:val="letra"/>
    <w:basedOn w:val="Normal"/>
    <w:uiPriority w:val="99"/>
    <w:semiHidden/>
    <w:rsid w:val="00A55EBE"/>
    <w:pPr>
      <w:spacing w:before="100" w:beforeAutospacing="1" w:after="100" w:afterAutospacing="1" w:line="240" w:lineRule="auto"/>
    </w:pPr>
    <w:rPr>
      <w:rFonts w:ascii="Arial" w:eastAsia="Times New Roman" w:hAnsi="Arial" w:cs="Arial"/>
      <w:sz w:val="11"/>
      <w:szCs w:val="11"/>
      <w:lang w:val="es-ES" w:eastAsia="es-ES"/>
    </w:rPr>
  </w:style>
  <w:style w:type="character" w:customStyle="1" w:styleId="style5951">
    <w:name w:val="style5951"/>
    <w:rsid w:val="00A55EBE"/>
    <w:rPr>
      <w:b w:val="0"/>
      <w:bCs w:val="0"/>
    </w:rPr>
  </w:style>
  <w:style w:type="character" w:customStyle="1" w:styleId="style5931">
    <w:name w:val="style5931"/>
    <w:rsid w:val="00A55EBE"/>
    <w:rPr>
      <w:b w:val="0"/>
      <w:bCs w:val="0"/>
      <w:sz w:val="20"/>
      <w:szCs w:val="20"/>
    </w:rPr>
  </w:style>
  <w:style w:type="character" w:customStyle="1" w:styleId="style2371">
    <w:name w:val="style2371"/>
    <w:rsid w:val="00A55EBE"/>
    <w:rPr>
      <w:sz w:val="20"/>
      <w:szCs w:val="20"/>
    </w:rPr>
  </w:style>
  <w:style w:type="character" w:customStyle="1" w:styleId="letra1">
    <w:name w:val="letra1"/>
    <w:rsid w:val="00A55EBE"/>
    <w:rPr>
      <w:rFonts w:ascii="Arial" w:hAnsi="Arial" w:cs="Arial" w:hint="default"/>
      <w:b w:val="0"/>
      <w:bCs w:val="0"/>
      <w:i w:val="0"/>
      <w:iCs w:val="0"/>
      <w:caps w:val="0"/>
      <w:smallCaps w:val="0"/>
      <w:sz w:val="11"/>
      <w:szCs w:val="11"/>
    </w:rPr>
  </w:style>
  <w:style w:type="character" w:styleId="Textoennegrita">
    <w:name w:val="Strong"/>
    <w:basedOn w:val="Fuentedeprrafopredeter"/>
    <w:uiPriority w:val="22"/>
    <w:qFormat/>
    <w:rsid w:val="00DD4AB4"/>
    <w:rPr>
      <w:b/>
      <w:bCs/>
    </w:rPr>
  </w:style>
  <w:style w:type="character" w:styleId="Mencinsinresolver">
    <w:name w:val="Unresolved Mention"/>
    <w:basedOn w:val="Fuentedeprrafopredeter"/>
    <w:uiPriority w:val="99"/>
    <w:semiHidden/>
    <w:unhideWhenUsed/>
    <w:rsid w:val="00EF7202"/>
    <w:rPr>
      <w:color w:val="605E5C"/>
      <w:shd w:val="clear" w:color="auto" w:fill="E1DFDD"/>
    </w:rPr>
  </w:style>
  <w:style w:type="table" w:styleId="Tabladecuadrcula4">
    <w:name w:val="Grid Table 4"/>
    <w:basedOn w:val="Tablanormal"/>
    <w:uiPriority w:val="49"/>
    <w:rsid w:val="00981B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4C127C"/>
    <w:rPr>
      <w:color w:val="A0BCD3" w:themeColor="followedHyperlink"/>
      <w:u w:val="single"/>
    </w:rPr>
  </w:style>
  <w:style w:type="character" w:customStyle="1" w:styleId="Ttulo4Car">
    <w:name w:val="Título 4 Car"/>
    <w:basedOn w:val="Fuentedeprrafopredeter"/>
    <w:link w:val="Ttulo4"/>
    <w:uiPriority w:val="9"/>
    <w:semiHidden/>
    <w:rsid w:val="00DD4AB4"/>
    <w:rPr>
      <w:rFonts w:asciiTheme="majorHAnsi" w:eastAsiaTheme="majorEastAsia" w:hAnsiTheme="majorHAnsi" w:cstheme="majorBidi"/>
      <w:b/>
      <w:bCs/>
      <w:i/>
      <w:iCs/>
      <w:color w:val="9EC544" w:themeColor="accent1"/>
    </w:rPr>
  </w:style>
  <w:style w:type="character" w:customStyle="1" w:styleId="Ttulo5Car">
    <w:name w:val="Título 5 Car"/>
    <w:basedOn w:val="Fuentedeprrafopredeter"/>
    <w:link w:val="Ttulo5"/>
    <w:uiPriority w:val="9"/>
    <w:semiHidden/>
    <w:rsid w:val="00DD4AB4"/>
    <w:rPr>
      <w:rFonts w:asciiTheme="majorHAnsi" w:eastAsiaTheme="majorEastAsia" w:hAnsiTheme="majorHAnsi" w:cstheme="majorBidi"/>
      <w:color w:val="4F641F" w:themeColor="accent1" w:themeShade="7F"/>
    </w:rPr>
  </w:style>
  <w:style w:type="character" w:customStyle="1" w:styleId="Ttulo6Car">
    <w:name w:val="Título 6 Car"/>
    <w:basedOn w:val="Fuentedeprrafopredeter"/>
    <w:link w:val="Ttulo6"/>
    <w:uiPriority w:val="9"/>
    <w:semiHidden/>
    <w:rsid w:val="00DD4AB4"/>
    <w:rPr>
      <w:rFonts w:asciiTheme="majorHAnsi" w:eastAsiaTheme="majorEastAsia" w:hAnsiTheme="majorHAnsi" w:cstheme="majorBidi"/>
      <w:i/>
      <w:iCs/>
      <w:color w:val="4F641F" w:themeColor="accent1" w:themeShade="7F"/>
    </w:rPr>
  </w:style>
  <w:style w:type="character" w:customStyle="1" w:styleId="Ttulo7Car">
    <w:name w:val="Título 7 Car"/>
    <w:basedOn w:val="Fuentedeprrafopredeter"/>
    <w:link w:val="Ttulo7"/>
    <w:uiPriority w:val="9"/>
    <w:semiHidden/>
    <w:rsid w:val="00DD4AB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D4AB4"/>
    <w:rPr>
      <w:rFonts w:asciiTheme="majorHAnsi" w:eastAsiaTheme="majorEastAsia" w:hAnsiTheme="majorHAnsi" w:cstheme="majorBidi"/>
      <w:color w:val="9EC544" w:themeColor="accent1"/>
      <w:sz w:val="20"/>
      <w:szCs w:val="20"/>
    </w:rPr>
  </w:style>
  <w:style w:type="character" w:customStyle="1" w:styleId="Ttulo9Car">
    <w:name w:val="Título 9 Car"/>
    <w:basedOn w:val="Fuentedeprrafopredeter"/>
    <w:link w:val="Ttulo9"/>
    <w:uiPriority w:val="9"/>
    <w:semiHidden/>
    <w:rsid w:val="00DD4AB4"/>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DD4AB4"/>
    <w:pPr>
      <w:spacing w:line="240" w:lineRule="auto"/>
    </w:pPr>
    <w:rPr>
      <w:b/>
      <w:bCs/>
      <w:color w:val="9EC544" w:themeColor="accent1"/>
      <w:sz w:val="18"/>
      <w:szCs w:val="18"/>
    </w:rPr>
  </w:style>
  <w:style w:type="paragraph" w:styleId="Ttulo">
    <w:name w:val="Title"/>
    <w:basedOn w:val="Normal"/>
    <w:next w:val="Normal"/>
    <w:link w:val="TtuloCar"/>
    <w:uiPriority w:val="10"/>
    <w:qFormat/>
    <w:rsid w:val="00DD4AB4"/>
    <w:pPr>
      <w:pBdr>
        <w:bottom w:val="single" w:sz="8" w:space="4" w:color="9EC544" w:themeColor="accent1"/>
      </w:pBdr>
      <w:spacing w:after="300" w:line="240" w:lineRule="auto"/>
      <w:contextualSpacing/>
    </w:pPr>
    <w:rPr>
      <w:rFonts w:asciiTheme="majorHAnsi" w:eastAsiaTheme="majorEastAsia" w:hAnsiTheme="majorHAnsi" w:cstheme="majorBidi"/>
      <w:color w:val="1F445E" w:themeColor="text2" w:themeShade="BF"/>
      <w:spacing w:val="5"/>
      <w:sz w:val="52"/>
      <w:szCs w:val="52"/>
    </w:rPr>
  </w:style>
  <w:style w:type="character" w:customStyle="1" w:styleId="TtuloCar">
    <w:name w:val="Título Car"/>
    <w:basedOn w:val="Fuentedeprrafopredeter"/>
    <w:link w:val="Ttulo"/>
    <w:uiPriority w:val="10"/>
    <w:rsid w:val="00DD4AB4"/>
    <w:rPr>
      <w:rFonts w:asciiTheme="majorHAnsi" w:eastAsiaTheme="majorEastAsia" w:hAnsiTheme="majorHAnsi" w:cstheme="majorBidi"/>
      <w:color w:val="1F445E" w:themeColor="text2" w:themeShade="BF"/>
      <w:spacing w:val="5"/>
      <w:sz w:val="52"/>
      <w:szCs w:val="52"/>
    </w:rPr>
  </w:style>
  <w:style w:type="paragraph" w:styleId="Subttulo">
    <w:name w:val="Subtitle"/>
    <w:basedOn w:val="Normal"/>
    <w:next w:val="Normal"/>
    <w:link w:val="SubttuloCar"/>
    <w:uiPriority w:val="11"/>
    <w:qFormat/>
    <w:rsid w:val="00DD4AB4"/>
    <w:pPr>
      <w:numPr>
        <w:ilvl w:val="1"/>
      </w:numPr>
    </w:pPr>
    <w:rPr>
      <w:rFonts w:asciiTheme="majorHAnsi" w:eastAsiaTheme="majorEastAsia" w:hAnsiTheme="majorHAnsi" w:cstheme="majorBidi"/>
      <w:i/>
      <w:iCs/>
      <w:color w:val="9EC544" w:themeColor="accent1"/>
      <w:spacing w:val="15"/>
      <w:sz w:val="24"/>
      <w:szCs w:val="24"/>
    </w:rPr>
  </w:style>
  <w:style w:type="character" w:customStyle="1" w:styleId="SubttuloCar">
    <w:name w:val="Subtítulo Car"/>
    <w:basedOn w:val="Fuentedeprrafopredeter"/>
    <w:link w:val="Subttulo"/>
    <w:uiPriority w:val="11"/>
    <w:rsid w:val="00DD4AB4"/>
    <w:rPr>
      <w:rFonts w:asciiTheme="majorHAnsi" w:eastAsiaTheme="majorEastAsia" w:hAnsiTheme="majorHAnsi" w:cstheme="majorBidi"/>
      <w:i/>
      <w:iCs/>
      <w:color w:val="9EC544" w:themeColor="accent1"/>
      <w:spacing w:val="15"/>
      <w:sz w:val="24"/>
      <w:szCs w:val="24"/>
    </w:rPr>
  </w:style>
  <w:style w:type="character" w:styleId="nfasis">
    <w:name w:val="Emphasis"/>
    <w:basedOn w:val="Fuentedeprrafopredeter"/>
    <w:uiPriority w:val="20"/>
    <w:qFormat/>
    <w:rsid w:val="00DD4AB4"/>
    <w:rPr>
      <w:i/>
      <w:iCs/>
    </w:rPr>
  </w:style>
  <w:style w:type="paragraph" w:styleId="Cita">
    <w:name w:val="Quote"/>
    <w:basedOn w:val="Normal"/>
    <w:next w:val="Normal"/>
    <w:link w:val="CitaCar"/>
    <w:uiPriority w:val="29"/>
    <w:qFormat/>
    <w:rsid w:val="00DD4AB4"/>
    <w:rPr>
      <w:i/>
      <w:iCs/>
      <w:color w:val="000000" w:themeColor="text1"/>
    </w:rPr>
  </w:style>
  <w:style w:type="character" w:customStyle="1" w:styleId="CitaCar">
    <w:name w:val="Cita Car"/>
    <w:basedOn w:val="Fuentedeprrafopredeter"/>
    <w:link w:val="Cita"/>
    <w:uiPriority w:val="29"/>
    <w:rsid w:val="00DD4AB4"/>
    <w:rPr>
      <w:i/>
      <w:iCs/>
      <w:color w:val="000000" w:themeColor="text1"/>
    </w:rPr>
  </w:style>
  <w:style w:type="paragraph" w:styleId="Citadestacada">
    <w:name w:val="Intense Quote"/>
    <w:basedOn w:val="Normal"/>
    <w:next w:val="Normal"/>
    <w:link w:val="CitadestacadaCar"/>
    <w:uiPriority w:val="30"/>
    <w:qFormat/>
    <w:rsid w:val="00DD4AB4"/>
    <w:pPr>
      <w:pBdr>
        <w:bottom w:val="single" w:sz="4" w:space="4" w:color="9EC544" w:themeColor="accent1"/>
      </w:pBdr>
      <w:spacing w:before="200" w:after="280"/>
      <w:ind w:left="936" w:right="936"/>
    </w:pPr>
    <w:rPr>
      <w:b/>
      <w:bCs/>
      <w:i/>
      <w:iCs/>
      <w:color w:val="9EC544" w:themeColor="accent1"/>
    </w:rPr>
  </w:style>
  <w:style w:type="character" w:customStyle="1" w:styleId="CitadestacadaCar">
    <w:name w:val="Cita destacada Car"/>
    <w:basedOn w:val="Fuentedeprrafopredeter"/>
    <w:link w:val="Citadestacada"/>
    <w:uiPriority w:val="30"/>
    <w:rsid w:val="00DD4AB4"/>
    <w:rPr>
      <w:b/>
      <w:bCs/>
      <w:i/>
      <w:iCs/>
      <w:color w:val="9EC544" w:themeColor="accent1"/>
    </w:rPr>
  </w:style>
  <w:style w:type="character" w:styleId="nfasissutil">
    <w:name w:val="Subtle Emphasis"/>
    <w:basedOn w:val="Fuentedeprrafopredeter"/>
    <w:uiPriority w:val="19"/>
    <w:qFormat/>
    <w:rsid w:val="00DD4AB4"/>
    <w:rPr>
      <w:i/>
      <w:iCs/>
      <w:color w:val="808080" w:themeColor="text1" w:themeTint="7F"/>
    </w:rPr>
  </w:style>
  <w:style w:type="character" w:styleId="nfasisintenso">
    <w:name w:val="Intense Emphasis"/>
    <w:basedOn w:val="Fuentedeprrafopredeter"/>
    <w:uiPriority w:val="21"/>
    <w:qFormat/>
    <w:rsid w:val="00DD4AB4"/>
    <w:rPr>
      <w:b/>
      <w:bCs/>
      <w:i/>
      <w:iCs/>
      <w:color w:val="9EC544" w:themeColor="accent1"/>
    </w:rPr>
  </w:style>
  <w:style w:type="character" w:styleId="Referenciasutil">
    <w:name w:val="Subtle Reference"/>
    <w:basedOn w:val="Fuentedeprrafopredeter"/>
    <w:uiPriority w:val="31"/>
    <w:qFormat/>
    <w:rsid w:val="00DD4AB4"/>
    <w:rPr>
      <w:smallCaps/>
      <w:color w:val="50BEA3" w:themeColor="accent2"/>
      <w:u w:val="single"/>
    </w:rPr>
  </w:style>
  <w:style w:type="character" w:styleId="Referenciaintensa">
    <w:name w:val="Intense Reference"/>
    <w:basedOn w:val="Fuentedeprrafopredeter"/>
    <w:uiPriority w:val="32"/>
    <w:qFormat/>
    <w:rsid w:val="00DD4AB4"/>
    <w:rPr>
      <w:b/>
      <w:bCs/>
      <w:smallCaps/>
      <w:color w:val="50BEA3" w:themeColor="accent2"/>
      <w:spacing w:val="5"/>
      <w:u w:val="single"/>
    </w:rPr>
  </w:style>
  <w:style w:type="character" w:styleId="Ttulodellibro">
    <w:name w:val="Book Title"/>
    <w:basedOn w:val="Fuentedeprrafopredeter"/>
    <w:uiPriority w:val="33"/>
    <w:qFormat/>
    <w:rsid w:val="00DD4AB4"/>
    <w:rPr>
      <w:b/>
      <w:bCs/>
      <w:smallCaps/>
      <w:spacing w:val="5"/>
    </w:rPr>
  </w:style>
  <w:style w:type="paragraph" w:styleId="TtuloTDC">
    <w:name w:val="TOC Heading"/>
    <w:basedOn w:val="Ttulo1"/>
    <w:next w:val="Normal"/>
    <w:uiPriority w:val="39"/>
    <w:semiHidden/>
    <w:unhideWhenUsed/>
    <w:qFormat/>
    <w:rsid w:val="00DD4AB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65528">
      <w:bodyDiv w:val="1"/>
      <w:marLeft w:val="0"/>
      <w:marRight w:val="0"/>
      <w:marTop w:val="0"/>
      <w:marBottom w:val="0"/>
      <w:divBdr>
        <w:top w:val="none" w:sz="0" w:space="0" w:color="auto"/>
        <w:left w:val="none" w:sz="0" w:space="0" w:color="auto"/>
        <w:bottom w:val="none" w:sz="0" w:space="0" w:color="auto"/>
        <w:right w:val="none" w:sz="0" w:space="0" w:color="auto"/>
      </w:divBdr>
      <w:divsChild>
        <w:div w:id="199778814">
          <w:marLeft w:val="432"/>
          <w:marRight w:val="0"/>
          <w:marTop w:val="115"/>
          <w:marBottom w:val="0"/>
          <w:divBdr>
            <w:top w:val="none" w:sz="0" w:space="0" w:color="auto"/>
            <w:left w:val="none" w:sz="0" w:space="0" w:color="auto"/>
            <w:bottom w:val="none" w:sz="0" w:space="0" w:color="auto"/>
            <w:right w:val="none" w:sz="0" w:space="0" w:color="auto"/>
          </w:divBdr>
        </w:div>
      </w:divsChild>
    </w:div>
    <w:div w:id="695497429">
      <w:bodyDiv w:val="1"/>
      <w:marLeft w:val="0"/>
      <w:marRight w:val="0"/>
      <w:marTop w:val="0"/>
      <w:marBottom w:val="0"/>
      <w:divBdr>
        <w:top w:val="none" w:sz="0" w:space="0" w:color="auto"/>
        <w:left w:val="none" w:sz="0" w:space="0" w:color="auto"/>
        <w:bottom w:val="none" w:sz="0" w:space="0" w:color="auto"/>
        <w:right w:val="none" w:sz="0" w:space="0" w:color="auto"/>
      </w:divBdr>
    </w:div>
    <w:div w:id="713191915">
      <w:bodyDiv w:val="1"/>
      <w:marLeft w:val="0"/>
      <w:marRight w:val="0"/>
      <w:marTop w:val="0"/>
      <w:marBottom w:val="0"/>
      <w:divBdr>
        <w:top w:val="none" w:sz="0" w:space="0" w:color="auto"/>
        <w:left w:val="none" w:sz="0" w:space="0" w:color="auto"/>
        <w:bottom w:val="none" w:sz="0" w:space="0" w:color="auto"/>
        <w:right w:val="none" w:sz="0" w:space="0" w:color="auto"/>
      </w:divBdr>
    </w:div>
    <w:div w:id="873081887">
      <w:bodyDiv w:val="1"/>
      <w:marLeft w:val="0"/>
      <w:marRight w:val="0"/>
      <w:marTop w:val="0"/>
      <w:marBottom w:val="0"/>
      <w:divBdr>
        <w:top w:val="none" w:sz="0" w:space="0" w:color="auto"/>
        <w:left w:val="none" w:sz="0" w:space="0" w:color="auto"/>
        <w:bottom w:val="none" w:sz="0" w:space="0" w:color="auto"/>
        <w:right w:val="none" w:sz="0" w:space="0" w:color="auto"/>
      </w:divBdr>
    </w:div>
    <w:div w:id="1617444199">
      <w:bodyDiv w:val="1"/>
      <w:marLeft w:val="0"/>
      <w:marRight w:val="0"/>
      <w:marTop w:val="0"/>
      <w:marBottom w:val="0"/>
      <w:divBdr>
        <w:top w:val="none" w:sz="0" w:space="0" w:color="auto"/>
        <w:left w:val="none" w:sz="0" w:space="0" w:color="auto"/>
        <w:bottom w:val="none" w:sz="0" w:space="0" w:color="auto"/>
        <w:right w:val="none" w:sz="0" w:space="0" w:color="auto"/>
      </w:divBdr>
    </w:div>
    <w:div w:id="1793552615">
      <w:bodyDiv w:val="1"/>
      <w:marLeft w:val="0"/>
      <w:marRight w:val="0"/>
      <w:marTop w:val="0"/>
      <w:marBottom w:val="0"/>
      <w:divBdr>
        <w:top w:val="none" w:sz="0" w:space="0" w:color="auto"/>
        <w:left w:val="none" w:sz="0" w:space="0" w:color="auto"/>
        <w:bottom w:val="none" w:sz="0" w:space="0" w:color="auto"/>
        <w:right w:val="none" w:sz="0" w:space="0" w:color="auto"/>
      </w:divBdr>
    </w:div>
    <w:div w:id="1875189091">
      <w:bodyDiv w:val="1"/>
      <w:marLeft w:val="0"/>
      <w:marRight w:val="0"/>
      <w:marTop w:val="0"/>
      <w:marBottom w:val="0"/>
      <w:divBdr>
        <w:top w:val="none" w:sz="0" w:space="0" w:color="auto"/>
        <w:left w:val="none" w:sz="0" w:space="0" w:color="auto"/>
        <w:bottom w:val="none" w:sz="0" w:space="0" w:color="auto"/>
        <w:right w:val="none" w:sz="0" w:space="0" w:color="auto"/>
      </w:divBdr>
      <w:divsChild>
        <w:div w:id="356809282">
          <w:marLeft w:val="662"/>
          <w:marRight w:val="0"/>
          <w:marTop w:val="144"/>
          <w:marBottom w:val="0"/>
          <w:divBdr>
            <w:top w:val="none" w:sz="0" w:space="0" w:color="auto"/>
            <w:left w:val="none" w:sz="0" w:space="0" w:color="auto"/>
            <w:bottom w:val="none" w:sz="0" w:space="0" w:color="auto"/>
            <w:right w:val="none" w:sz="0" w:space="0" w:color="auto"/>
          </w:divBdr>
        </w:div>
      </w:divsChild>
    </w:div>
    <w:div w:id="2094203745">
      <w:bodyDiv w:val="1"/>
      <w:marLeft w:val="0"/>
      <w:marRight w:val="0"/>
      <w:marTop w:val="0"/>
      <w:marBottom w:val="0"/>
      <w:divBdr>
        <w:top w:val="none" w:sz="0" w:space="0" w:color="auto"/>
        <w:left w:val="none" w:sz="0" w:space="0" w:color="auto"/>
        <w:bottom w:val="none" w:sz="0" w:space="0" w:color="auto"/>
        <w:right w:val="none" w:sz="0" w:space="0" w:color="auto"/>
      </w:divBdr>
      <w:divsChild>
        <w:div w:id="231237516">
          <w:marLeft w:val="662"/>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gonzalemi42@gmail.com" TargetMode="External"/><Relationship Id="rId4" Type="http://schemas.openxmlformats.org/officeDocument/2006/relationships/settings" Target="settings.xml"/><Relationship Id="rId9" Type="http://schemas.openxmlformats.org/officeDocument/2006/relationships/hyperlink" Target="mailto:pierchero@gmail.com"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06D07-5CC6-40E8-A453-C2D67B685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9</Pages>
  <Words>1337</Words>
  <Characters>7355</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Trabajo Práctico de Gestión de Datos</vt:lpstr>
      <vt:lpstr>Trabajo Práctico de Gestión de Datos</vt:lpstr>
    </vt:vector>
  </TitlesOfParts>
  <Company/>
  <LinksUpToDate>false</LinksUpToDate>
  <CharactersWithSpaces>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de Gestión de Datos</dc:title>
  <dc:subject/>
  <dc:creator>Matias A</dc:creator>
  <cp:keywords/>
  <dc:description/>
  <cp:lastModifiedBy>Matias A</cp:lastModifiedBy>
  <cp:revision>357</cp:revision>
  <cp:lastPrinted>2020-10-25T16:31:00Z</cp:lastPrinted>
  <dcterms:created xsi:type="dcterms:W3CDTF">2019-05-01T05:19:00Z</dcterms:created>
  <dcterms:modified xsi:type="dcterms:W3CDTF">2020-11-29T17:32:00Z</dcterms:modified>
</cp:coreProperties>
</file>